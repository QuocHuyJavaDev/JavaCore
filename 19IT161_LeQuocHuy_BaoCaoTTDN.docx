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498683" w14:textId="77777777" w:rsidR="00FC6581" w:rsidRPr="00E06DD8" w:rsidRDefault="00105189" w:rsidP="00FC6581">
      <w:pPr>
        <w:spacing w:before="240"/>
        <w:jc w:val="center"/>
        <w:rPr>
          <w:sz w:val="32"/>
          <w:szCs w:val="28"/>
        </w:rPr>
      </w:pPr>
      <w:r w:rsidRPr="00750B87">
        <w:rPr>
          <w:b/>
          <w:bCs/>
          <w:noProof/>
          <w:sz w:val="32"/>
          <w:szCs w:val="36"/>
        </w:rPr>
        <mc:AlternateContent>
          <mc:Choice Requires="wps">
            <w:drawing>
              <wp:anchor distT="0" distB="0" distL="114300" distR="114300" simplePos="0" relativeHeight="251662336" behindDoc="0" locked="0" layoutInCell="1" allowOverlap="1" wp14:anchorId="096412CA" wp14:editId="5F318721">
                <wp:simplePos x="0" y="0"/>
                <wp:positionH relativeFrom="column">
                  <wp:posOffset>-149969</wp:posOffset>
                </wp:positionH>
                <wp:positionV relativeFrom="paragraph">
                  <wp:posOffset>-57938</wp:posOffset>
                </wp:positionV>
                <wp:extent cx="5922882" cy="9254358"/>
                <wp:effectExtent l="19050" t="19050" r="40005" b="42545"/>
                <wp:wrapNone/>
                <wp:docPr id="13" name="Rectangle 13"/>
                <wp:cNvGraphicFramePr/>
                <a:graphic xmlns:a="http://schemas.openxmlformats.org/drawingml/2006/main">
                  <a:graphicData uri="http://schemas.microsoft.com/office/word/2010/wordprocessingShape">
                    <wps:wsp>
                      <wps:cNvSpPr/>
                      <wps:spPr>
                        <a:xfrm>
                          <a:off x="0" y="0"/>
                          <a:ext cx="5922882" cy="9254358"/>
                        </a:xfrm>
                        <a:prstGeom prst="rect">
                          <a:avLst/>
                        </a:prstGeom>
                        <a:noFill/>
                        <a:ln w="63500" cmpd="thinThick"/>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6B8C112D" id="Rectangle 13" o:spid="_x0000_s1026" style="position:absolute;margin-left:-11.8pt;margin-top:-4.55pt;width:466.35pt;height:728.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" filled="f" strokecolor="#1f4d78 [1604]" strokeweight="5pt">
                <v:stroke linestyle="thinThick"/>
              </v:rect>
            </w:pict>
          </mc:Fallback>
        </mc:AlternateContent>
      </w:r>
      <w:r w:rsidR="00FC6581" w:rsidRPr="00E06DD8">
        <w:rPr>
          <w:szCs w:val="28"/>
        </w:rPr>
        <w:t xml:space="preserve">TRƯỜNG ĐẠI HỌC </w:t>
      </w:r>
      <w:r>
        <w:rPr>
          <w:szCs w:val="28"/>
        </w:rPr>
        <w:t>CÔNG NGHỆ THÔNG TIN &amp;</w:t>
      </w:r>
    </w:p>
    <w:p w14:paraId="5FBA38DD" w14:textId="77777777" w:rsidR="00FC6581" w:rsidRDefault="00105189" w:rsidP="00FC6581">
      <w:pPr>
        <w:keepNext/>
        <w:spacing w:before="120"/>
        <w:jc w:val="center"/>
        <w:rPr>
          <w:szCs w:val="28"/>
        </w:rPr>
      </w:pPr>
      <w:r w:rsidRPr="00750B87">
        <w:rPr>
          <w:szCs w:val="28"/>
        </w:rPr>
        <w:t xml:space="preserve">TRUYỀN THÔNG </w:t>
      </w:r>
      <w:proofErr w:type="gramStart"/>
      <w:r w:rsidRPr="00750B87">
        <w:rPr>
          <w:szCs w:val="28"/>
        </w:rPr>
        <w:t>VIỆT  HÀN</w:t>
      </w:r>
      <w:proofErr w:type="gramEnd"/>
    </w:p>
    <w:p w14:paraId="062457FF" w14:textId="77777777" w:rsidR="00A55302" w:rsidRPr="00750B87" w:rsidRDefault="00A55302" w:rsidP="00FC6581">
      <w:pPr>
        <w:keepNext/>
        <w:spacing w:before="120"/>
        <w:jc w:val="center"/>
        <w:rPr>
          <w:b/>
          <w:sz w:val="36"/>
          <w:szCs w:val="28"/>
        </w:rPr>
      </w:pPr>
      <w:r w:rsidRPr="00750B87">
        <w:rPr>
          <w:b/>
          <w:sz w:val="36"/>
          <w:szCs w:val="28"/>
        </w:rPr>
        <w:t>Khoa Khoa Học Máy Tính</w:t>
      </w:r>
    </w:p>
    <w:p w14:paraId="3B507FB8" w14:textId="77777777" w:rsidR="00105189" w:rsidRPr="00750B87" w:rsidRDefault="00105189" w:rsidP="00FC6581">
      <w:pPr>
        <w:keepNext/>
        <w:spacing w:before="120"/>
        <w:jc w:val="center"/>
        <w:rPr>
          <w:szCs w:val="28"/>
        </w:rPr>
      </w:pPr>
      <w:r w:rsidRPr="00750B87">
        <w:rPr>
          <w:noProof/>
          <w:szCs w:val="28"/>
        </w:rPr>
        <w:drawing>
          <wp:inline distT="0" distB="0" distL="0" distR="0" wp14:anchorId="0A19DC3A" wp14:editId="1D224B61">
            <wp:extent cx="1257300" cy="735401"/>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8" cstate="print">
                      <a:extLst>
                        <a:ext uri="{28A0092B-C50C-407E-A947-70E740481C1C}">
                          <a14:useLocalDpi xmlns:a14="http://schemas.microsoft.com/office/drawing/2010/main" val="0"/>
                        </a:ext>
                      </a:extLst>
                    </a:blip>
                    <a:srcRect r="82398"/>
                    <a:stretch/>
                  </pic:blipFill>
                  <pic:spPr bwMode="auto">
                    <a:xfrm>
                      <a:off x="0" y="0"/>
                      <a:ext cx="1257961" cy="735788"/>
                    </a:xfrm>
                    <a:prstGeom prst="rect">
                      <a:avLst/>
                    </a:prstGeom>
                    <a:ln>
                      <a:noFill/>
                    </a:ln>
                    <a:extLst>
                      <a:ext uri="{53640926-AAD7-44D8-BBD7-CCE9431645EC}">
                        <a14:shadowObscured xmlns:a14="http://schemas.microsoft.com/office/drawing/2010/main"/>
                      </a:ext>
                    </a:extLst>
                  </pic:spPr>
                </pic:pic>
              </a:graphicData>
            </a:graphic>
          </wp:inline>
        </w:drawing>
      </w:r>
    </w:p>
    <w:p w14:paraId="1A408485" w14:textId="77777777" w:rsidR="00FC6581" w:rsidRPr="00911E6D" w:rsidRDefault="00FC6581" w:rsidP="00750B87">
      <w:pPr>
        <w:spacing w:after="120"/>
        <w:rPr>
          <w:szCs w:val="26"/>
        </w:rPr>
      </w:pPr>
    </w:p>
    <w:p w14:paraId="3828B184" w14:textId="77777777" w:rsidR="00A55302" w:rsidRDefault="00A55302" w:rsidP="00A55302">
      <w:pPr>
        <w:jc w:val="center"/>
        <w:rPr>
          <w:sz w:val="32"/>
          <w:szCs w:val="32"/>
        </w:rPr>
      </w:pPr>
    </w:p>
    <w:p w14:paraId="0C2EEE92" w14:textId="109902B2" w:rsidR="00A55302" w:rsidRPr="00E10A47" w:rsidRDefault="00C033DE" w:rsidP="00A55302">
      <w:pPr>
        <w:jc w:val="center"/>
        <w:rPr>
          <w:sz w:val="34"/>
          <w:szCs w:val="34"/>
          <w:rPrChange w:id="6" w:author="Linh Huynh" w:date="2022-11-17T13:06:00Z">
            <w:rPr>
              <w:sz w:val="36"/>
              <w:szCs w:val="32"/>
            </w:rPr>
          </w:rPrChange>
        </w:rPr>
      </w:pPr>
      <w:r>
        <w:rPr>
          <w:sz w:val="34"/>
          <w:szCs w:val="34"/>
        </w:rPr>
        <w:t>THỰC TẬP DOANH NGHIỆP</w:t>
      </w:r>
      <w:del w:id="7" w:author="Linh Huynh" w:date="2022-11-17T13:01:00Z">
        <w:r w:rsidR="00A55302" w:rsidRPr="00E10A47" w:rsidDel="00BD3B3E">
          <w:rPr>
            <w:sz w:val="34"/>
            <w:szCs w:val="34"/>
            <w:rPrChange w:id="8" w:author="Linh Huynh" w:date="2022-11-17T13:06:00Z">
              <w:rPr>
                <w:sz w:val="36"/>
                <w:szCs w:val="32"/>
              </w:rPr>
            </w:rPrChange>
          </w:rPr>
          <w:delText xml:space="preserve"> CƠ SỞ 3</w:delText>
        </w:r>
      </w:del>
    </w:p>
    <w:p w14:paraId="7F8313CD" w14:textId="260FC643" w:rsidR="00FC6581" w:rsidRPr="00152D38" w:rsidDel="00BD3B3E" w:rsidRDefault="00C033DE" w:rsidP="00033732">
      <w:pPr>
        <w:spacing w:line="312" w:lineRule="auto"/>
        <w:ind w:firstLine="142"/>
        <w:jc w:val="center"/>
        <w:rPr>
          <w:del w:id="9" w:author="Linh Huynh" w:date="2022-11-17T13:02:00Z"/>
          <w:b/>
          <w:sz w:val="36"/>
          <w:szCs w:val="48"/>
          <w:rPrChange w:id="10" w:author="Linh Huynh" w:date="2022-11-17T13:02:00Z">
            <w:rPr>
              <w:del w:id="11" w:author="Linh Huynh" w:date="2022-11-17T13:02:00Z"/>
              <w:b/>
              <w:sz w:val="42"/>
              <w:szCs w:val="42"/>
            </w:rPr>
          </w:rPrChange>
        </w:rPr>
      </w:pPr>
      <w:r>
        <w:rPr>
          <w:b/>
          <w:bCs/>
          <w:sz w:val="36"/>
          <w:szCs w:val="48"/>
        </w:rPr>
        <w:t xml:space="preserve">THAM GIA NGHIÊN CỨU VÀ </w:t>
      </w:r>
      <w:ins w:id="12" w:author="Linh Huynh" w:date="2022-11-17T13:02:00Z">
        <w:r w:rsidR="00BD3B3E" w:rsidRPr="00152D38">
          <w:rPr>
            <w:b/>
            <w:bCs/>
            <w:sz w:val="36"/>
            <w:szCs w:val="48"/>
            <w:rPrChange w:id="13" w:author="Linh Huynh" w:date="2022-11-17T13:02:00Z">
              <w:rPr>
                <w:rFonts w:ascii="Arial" w:hAnsi="Arial" w:cs="Arial"/>
                <w:b/>
                <w:bCs/>
                <w:color w:val="73879C"/>
                <w:sz w:val="21"/>
                <w:szCs w:val="21"/>
              </w:rPr>
            </w:rPrChange>
          </w:rPr>
          <w:t>XÂY DỰNG ỨNG DỤNG ĐA NỀN TẢNG MYNOTE</w:t>
        </w:r>
      </w:ins>
      <w:del w:id="14" w:author="Linh Huynh" w:date="2022-11-17T13:02:00Z">
        <w:r w:rsidR="00105189" w:rsidRPr="00152D38" w:rsidDel="00BD3B3E">
          <w:rPr>
            <w:b/>
            <w:sz w:val="36"/>
            <w:szCs w:val="48"/>
            <w:rPrChange w:id="15" w:author="Linh Huynh" w:date="2022-11-17T13:02:00Z">
              <w:rPr>
                <w:b/>
                <w:sz w:val="48"/>
                <w:szCs w:val="48"/>
              </w:rPr>
            </w:rPrChange>
          </w:rPr>
          <w:delText>TÊN ĐỀ TÀI</w:delText>
        </w:r>
        <w:r w:rsidR="00FC6581" w:rsidRPr="00152D38" w:rsidDel="00BD3B3E">
          <w:rPr>
            <w:b/>
            <w:sz w:val="36"/>
            <w:szCs w:val="48"/>
            <w:rPrChange w:id="16" w:author="Linh Huynh" w:date="2022-11-17T13:02:00Z">
              <w:rPr>
                <w:b/>
                <w:sz w:val="48"/>
                <w:szCs w:val="48"/>
              </w:rPr>
            </w:rPrChange>
          </w:rPr>
          <w:delText xml:space="preserve"> </w:delText>
        </w:r>
        <w:r w:rsidR="00A55302" w:rsidRPr="00152D38" w:rsidDel="00BD3B3E">
          <w:rPr>
            <w:b/>
            <w:sz w:val="36"/>
            <w:szCs w:val="48"/>
            <w:rPrChange w:id="17" w:author="Linh Huynh" w:date="2022-11-17T13:02:00Z">
              <w:rPr>
                <w:b/>
                <w:sz w:val="48"/>
                <w:szCs w:val="48"/>
              </w:rPr>
            </w:rPrChange>
          </w:rPr>
          <w:delText>ABC</w:delText>
        </w:r>
      </w:del>
    </w:p>
    <w:p w14:paraId="629BAB96" w14:textId="77777777" w:rsidR="00A55302" w:rsidRPr="00152D38" w:rsidRDefault="00A55302" w:rsidP="00033732">
      <w:pPr>
        <w:ind w:firstLine="142"/>
        <w:jc w:val="center"/>
        <w:rPr>
          <w:sz w:val="36"/>
          <w:szCs w:val="48"/>
          <w:rPrChange w:id="18" w:author="Linh Huynh" w:date="2022-11-17T13:02:00Z">
            <w:rPr>
              <w:sz w:val="30"/>
              <w:szCs w:val="28"/>
            </w:rPr>
          </w:rPrChange>
        </w:rPr>
      </w:pPr>
    </w:p>
    <w:p w14:paraId="09128D1C" w14:textId="77777777" w:rsidR="00A55302" w:rsidRDefault="00A55302" w:rsidP="00FC6581">
      <w:pPr>
        <w:jc w:val="center"/>
        <w:rPr>
          <w:sz w:val="30"/>
          <w:szCs w:val="28"/>
        </w:rPr>
      </w:pPr>
    </w:p>
    <w:p w14:paraId="27BC2911" w14:textId="77777777" w:rsidR="00FC6581" w:rsidRDefault="00FC6581" w:rsidP="00FC6581">
      <w:pPr>
        <w:spacing w:after="600"/>
        <w:jc w:val="center"/>
        <w:rPr>
          <w:b/>
          <w:sz w:val="42"/>
          <w:szCs w:val="42"/>
        </w:rPr>
      </w:pPr>
    </w:p>
    <w:p w14:paraId="788025FF" w14:textId="56CA95D3" w:rsidR="00105189" w:rsidRPr="00C033DE" w:rsidRDefault="00105189" w:rsidP="00C033DE">
      <w:pPr>
        <w:tabs>
          <w:tab w:val="left" w:pos="4536"/>
        </w:tabs>
        <w:ind w:firstLine="1418"/>
        <w:rPr>
          <w:b/>
          <w:sz w:val="32"/>
          <w:szCs w:val="36"/>
        </w:rPr>
      </w:pPr>
      <w:r>
        <w:rPr>
          <w:sz w:val="32"/>
          <w:szCs w:val="36"/>
        </w:rPr>
        <w:t xml:space="preserve">Sinh viên thực hiện: </w:t>
      </w:r>
      <w:r>
        <w:rPr>
          <w:sz w:val="32"/>
          <w:szCs w:val="36"/>
        </w:rPr>
        <w:tab/>
      </w:r>
      <w:ins w:id="19" w:author="Linh Huynh" w:date="2022-11-17T13:02:00Z">
        <w:r w:rsidR="00152D38">
          <w:rPr>
            <w:b/>
            <w:sz w:val="32"/>
            <w:szCs w:val="36"/>
          </w:rPr>
          <w:t>LÊ QUỐC HUY</w:t>
        </w:r>
      </w:ins>
    </w:p>
    <w:p w14:paraId="399FEB76" w14:textId="77777777" w:rsidR="00C033DE" w:rsidRDefault="00105189" w:rsidP="00F04DEA">
      <w:pPr>
        <w:tabs>
          <w:tab w:val="left" w:pos="4536"/>
        </w:tabs>
        <w:ind w:firstLine="1418"/>
        <w:rPr>
          <w:b/>
          <w:sz w:val="32"/>
          <w:szCs w:val="36"/>
        </w:rPr>
      </w:pPr>
      <w:r>
        <w:rPr>
          <w:sz w:val="32"/>
          <w:szCs w:val="36"/>
        </w:rPr>
        <w:t xml:space="preserve">Lớp: </w:t>
      </w:r>
      <w:r>
        <w:rPr>
          <w:sz w:val="32"/>
          <w:szCs w:val="36"/>
        </w:rPr>
        <w:tab/>
      </w:r>
      <w:ins w:id="20" w:author="Linh Huynh" w:date="2022-11-17T13:03:00Z">
        <w:r w:rsidR="00152D38">
          <w:rPr>
            <w:b/>
            <w:sz w:val="32"/>
            <w:szCs w:val="36"/>
          </w:rPr>
          <w:t>19IT3</w:t>
        </w:r>
      </w:ins>
    </w:p>
    <w:p w14:paraId="56B790EE" w14:textId="5BCF3865" w:rsidR="00A17658" w:rsidRDefault="00C033DE" w:rsidP="00F04DEA">
      <w:pPr>
        <w:tabs>
          <w:tab w:val="left" w:pos="4536"/>
        </w:tabs>
        <w:ind w:firstLine="1418"/>
        <w:rPr>
          <w:b/>
          <w:bCs/>
          <w:caps/>
          <w:sz w:val="32"/>
          <w:szCs w:val="32"/>
        </w:rPr>
      </w:pPr>
      <w:r w:rsidRPr="00750B87">
        <w:rPr>
          <w:sz w:val="32"/>
          <w:szCs w:val="36"/>
        </w:rPr>
        <w:t>Giảng viên hướng dẫn:</w:t>
      </w:r>
      <w:ins w:id="21" w:author="Linh Huynh" w:date="2022-11-17T13:04:00Z">
        <w:r>
          <w:rPr>
            <w:sz w:val="32"/>
            <w:szCs w:val="36"/>
          </w:rPr>
          <w:tab/>
        </w:r>
      </w:ins>
      <w:del w:id="22" w:author="Linh Huynh" w:date="2022-11-17T13:04:00Z">
        <w:r w:rsidRPr="00750B87" w:rsidDel="00F04DEA">
          <w:rPr>
            <w:sz w:val="32"/>
            <w:szCs w:val="36"/>
          </w:rPr>
          <w:delText xml:space="preserve"> </w:delText>
        </w:r>
      </w:del>
      <w:ins w:id="23" w:author="Linh Huynh" w:date="2022-11-17T13:03:00Z">
        <w:r w:rsidRPr="00152D38">
          <w:rPr>
            <w:b/>
            <w:bCs/>
            <w:caps/>
            <w:sz w:val="32"/>
            <w:szCs w:val="32"/>
            <w:rPrChange w:id="24" w:author="Linh Huynh" w:date="2022-11-17T13:03:00Z">
              <w:rPr>
                <w:rFonts w:ascii="Arial" w:hAnsi="Arial" w:cs="Arial"/>
                <w:b/>
                <w:bCs/>
                <w:caps/>
                <w:color w:val="73879C"/>
                <w:sz w:val="21"/>
                <w:szCs w:val="21"/>
              </w:rPr>
            </w:rPrChange>
          </w:rPr>
          <w:t>THS.</w:t>
        </w:r>
      </w:ins>
      <w:r w:rsidR="00D834D7">
        <w:rPr>
          <w:b/>
          <w:bCs/>
          <w:caps/>
          <w:sz w:val="32"/>
          <w:szCs w:val="32"/>
        </w:rPr>
        <w:t xml:space="preserve"> ĐỖ CÔNG ĐỨC</w:t>
      </w:r>
    </w:p>
    <w:p w14:paraId="673EAA03" w14:textId="15991889" w:rsidR="00105189" w:rsidRDefault="00A17658" w:rsidP="00F04DEA">
      <w:pPr>
        <w:tabs>
          <w:tab w:val="left" w:pos="4536"/>
        </w:tabs>
        <w:ind w:firstLine="1418"/>
        <w:rPr>
          <w:b/>
          <w:sz w:val="32"/>
          <w:szCs w:val="36"/>
        </w:rPr>
      </w:pPr>
      <w:r>
        <w:rPr>
          <w:sz w:val="32"/>
          <w:szCs w:val="36"/>
        </w:rPr>
        <w:t>Đơn vị thực tập</w:t>
      </w:r>
      <w:r w:rsidRPr="00750B87">
        <w:rPr>
          <w:sz w:val="32"/>
          <w:szCs w:val="36"/>
        </w:rPr>
        <w:t>:</w:t>
      </w:r>
      <w:ins w:id="25" w:author="Linh Huynh" w:date="2022-11-17T13:04:00Z">
        <w:r>
          <w:rPr>
            <w:sz w:val="32"/>
            <w:szCs w:val="36"/>
          </w:rPr>
          <w:tab/>
        </w:r>
      </w:ins>
      <w:del w:id="26" w:author="Linh Huynh" w:date="2022-11-17T13:04:00Z">
        <w:r w:rsidRPr="00750B87" w:rsidDel="00F04DEA">
          <w:rPr>
            <w:sz w:val="32"/>
            <w:szCs w:val="36"/>
          </w:rPr>
          <w:delText xml:space="preserve"> </w:delText>
        </w:r>
      </w:del>
      <w:r>
        <w:rPr>
          <w:b/>
          <w:bCs/>
          <w:caps/>
          <w:sz w:val="32"/>
          <w:szCs w:val="32"/>
        </w:rPr>
        <w:t>công ty it c-for</w:t>
      </w:r>
      <w:r w:rsidR="0054417D">
        <w:rPr>
          <w:b/>
          <w:bCs/>
          <w:caps/>
          <w:sz w:val="32"/>
          <w:szCs w:val="32"/>
        </w:rPr>
        <w:t>C</w:t>
      </w:r>
      <w:r>
        <w:rPr>
          <w:b/>
          <w:bCs/>
          <w:caps/>
          <w:sz w:val="32"/>
          <w:szCs w:val="32"/>
        </w:rPr>
        <w:t xml:space="preserve">e </w:t>
      </w:r>
    </w:p>
    <w:p w14:paraId="6A0D1106" w14:textId="2AC32AB8" w:rsidR="00A55302" w:rsidRPr="00A55302" w:rsidRDefault="00A17658" w:rsidP="00F04DEA">
      <w:pPr>
        <w:tabs>
          <w:tab w:val="left" w:pos="4395"/>
          <w:tab w:val="left" w:pos="4536"/>
        </w:tabs>
        <w:ind w:firstLine="1418"/>
        <w:rPr>
          <w:sz w:val="32"/>
          <w:szCs w:val="36"/>
        </w:rPr>
      </w:pPr>
      <w:r>
        <w:rPr>
          <w:sz w:val="32"/>
          <w:szCs w:val="36"/>
        </w:rPr>
        <w:t>Người</w:t>
      </w:r>
      <w:r w:rsidR="00A55302" w:rsidRPr="00750B87">
        <w:rPr>
          <w:sz w:val="32"/>
          <w:szCs w:val="36"/>
        </w:rPr>
        <w:t xml:space="preserve"> hướng dẫn:</w:t>
      </w:r>
      <w:ins w:id="27" w:author="Linh Huynh" w:date="2022-11-17T13:04:00Z">
        <w:r w:rsidR="00F04DEA">
          <w:rPr>
            <w:sz w:val="32"/>
            <w:szCs w:val="36"/>
          </w:rPr>
          <w:tab/>
        </w:r>
        <w:r w:rsidR="00F04DEA">
          <w:rPr>
            <w:sz w:val="32"/>
            <w:szCs w:val="36"/>
          </w:rPr>
          <w:tab/>
        </w:r>
      </w:ins>
      <w:del w:id="28" w:author="Linh Huynh" w:date="2022-11-17T13:04:00Z">
        <w:r w:rsidR="00A55302" w:rsidRPr="00750B87" w:rsidDel="00F04DEA">
          <w:rPr>
            <w:sz w:val="32"/>
            <w:szCs w:val="36"/>
          </w:rPr>
          <w:delText xml:space="preserve"> </w:delText>
        </w:r>
      </w:del>
      <w:r w:rsidR="00945B2D">
        <w:rPr>
          <w:b/>
          <w:bCs/>
          <w:caps/>
          <w:sz w:val="32"/>
          <w:szCs w:val="32"/>
        </w:rPr>
        <w:t>TRẦN TRỌNG QUỐC</w:t>
      </w:r>
      <w:del w:id="29" w:author="Lê Nga" w:date="2021-03-24T11:52:00Z">
        <w:r w:rsidR="00A55302" w:rsidRPr="00750B87" w:rsidDel="005427DC">
          <w:rPr>
            <w:sz w:val="32"/>
            <w:szCs w:val="36"/>
          </w:rPr>
          <w:delText>TS. Lê Thị Thu Nga</w:delText>
        </w:r>
      </w:del>
      <w:ins w:id="30" w:author="Lê Nga" w:date="2021-03-24T11:52:00Z">
        <w:del w:id="31" w:author="Linh Huynh" w:date="2022-11-17T13:03:00Z">
          <w:r w:rsidR="005427DC" w:rsidDel="00152D38">
            <w:rPr>
              <w:sz w:val="32"/>
              <w:szCs w:val="36"/>
            </w:rPr>
            <w:delText>AAA</w:delText>
          </w:r>
        </w:del>
      </w:ins>
    </w:p>
    <w:p w14:paraId="12530E84" w14:textId="77777777" w:rsidR="00320C61" w:rsidRDefault="00320C61" w:rsidP="00FC6581">
      <w:pPr>
        <w:spacing w:after="600"/>
        <w:jc w:val="center"/>
        <w:rPr>
          <w:b/>
          <w:sz w:val="42"/>
          <w:szCs w:val="42"/>
        </w:rPr>
      </w:pPr>
    </w:p>
    <w:p w14:paraId="176090AF" w14:textId="77777777" w:rsidR="00F23418" w:rsidDel="00E245A1" w:rsidRDefault="00F23418" w:rsidP="00FC6581">
      <w:pPr>
        <w:spacing w:after="600"/>
        <w:jc w:val="center"/>
        <w:rPr>
          <w:del w:id="32" w:author="Linh Huynh" w:date="2022-11-17T23:46:00Z"/>
          <w:b/>
          <w:sz w:val="42"/>
          <w:szCs w:val="42"/>
        </w:rPr>
      </w:pPr>
    </w:p>
    <w:p w14:paraId="6E9B3BEC" w14:textId="77777777" w:rsidR="00F23418" w:rsidRDefault="00F23418" w:rsidP="00FC6581">
      <w:pPr>
        <w:spacing w:after="600"/>
        <w:jc w:val="center"/>
        <w:rPr>
          <w:b/>
          <w:sz w:val="42"/>
          <w:szCs w:val="42"/>
        </w:rPr>
      </w:pPr>
    </w:p>
    <w:p w14:paraId="7C1AC8EB" w14:textId="16F4A7EC" w:rsidR="00E245A1" w:rsidRPr="00A17658" w:rsidRDefault="00105189" w:rsidP="00A17658">
      <w:pPr>
        <w:jc w:val="center"/>
        <w:rPr>
          <w:ins w:id="33" w:author="Linh Huynh" w:date="2022-11-17T23:46:00Z"/>
          <w:sz w:val="32"/>
          <w:szCs w:val="30"/>
        </w:rPr>
      </w:pPr>
      <w:r w:rsidRPr="00750B87">
        <w:rPr>
          <w:sz w:val="32"/>
          <w:szCs w:val="30"/>
        </w:rPr>
        <w:t>Đà N</w:t>
      </w:r>
      <w:r w:rsidR="007C4154">
        <w:rPr>
          <w:sz w:val="32"/>
          <w:szCs w:val="30"/>
        </w:rPr>
        <w:t>ẵ</w:t>
      </w:r>
      <w:r w:rsidRPr="00750B87">
        <w:rPr>
          <w:sz w:val="32"/>
          <w:szCs w:val="30"/>
        </w:rPr>
        <w:t>ng</w:t>
      </w:r>
      <w:r w:rsidR="002B513B">
        <w:rPr>
          <w:sz w:val="32"/>
          <w:szCs w:val="30"/>
        </w:rPr>
        <w:t>,</w:t>
      </w:r>
      <w:r w:rsidR="00320C61" w:rsidRPr="00750B87">
        <w:rPr>
          <w:sz w:val="32"/>
          <w:szCs w:val="30"/>
        </w:rPr>
        <w:t xml:space="preserve"> </w:t>
      </w:r>
      <w:r w:rsidRPr="00750B87">
        <w:rPr>
          <w:sz w:val="32"/>
          <w:szCs w:val="30"/>
        </w:rPr>
        <w:t xml:space="preserve">tháng </w:t>
      </w:r>
      <w:r w:rsidR="00A17658">
        <w:rPr>
          <w:sz w:val="32"/>
          <w:szCs w:val="30"/>
        </w:rPr>
        <w:t>8</w:t>
      </w:r>
      <w:del w:id="34" w:author="Linh Huynh" w:date="2022-11-17T13:04:00Z">
        <w:r w:rsidR="00A55302" w:rsidDel="00F04DEA">
          <w:rPr>
            <w:sz w:val="32"/>
            <w:szCs w:val="30"/>
          </w:rPr>
          <w:delText>05</w:delText>
        </w:r>
      </w:del>
      <w:r w:rsidRPr="00750B87">
        <w:rPr>
          <w:sz w:val="32"/>
          <w:szCs w:val="30"/>
        </w:rPr>
        <w:t xml:space="preserve"> năm </w:t>
      </w:r>
      <w:r w:rsidR="00FC6581" w:rsidRPr="00750B87">
        <w:rPr>
          <w:sz w:val="32"/>
          <w:szCs w:val="30"/>
        </w:rPr>
        <w:t>20</w:t>
      </w:r>
      <w:r w:rsidR="002B513B">
        <w:rPr>
          <w:sz w:val="32"/>
          <w:szCs w:val="30"/>
        </w:rPr>
        <w:t>2</w:t>
      </w:r>
      <w:r w:rsidR="00A17658">
        <w:rPr>
          <w:sz w:val="32"/>
          <w:szCs w:val="30"/>
        </w:rPr>
        <w:t>3</w:t>
      </w:r>
      <w:del w:id="35" w:author="Linh Huynh" w:date="2022-11-17T13:05:00Z">
        <w:r w:rsidR="00A55302" w:rsidDel="00F04DEA">
          <w:rPr>
            <w:sz w:val="32"/>
            <w:szCs w:val="30"/>
          </w:rPr>
          <w:delText>1</w:delText>
        </w:r>
      </w:del>
    </w:p>
    <w:p w14:paraId="0328C1B0" w14:textId="49311C62" w:rsidR="001F3B50" w:rsidRPr="00E06DD8" w:rsidRDefault="001F3B50" w:rsidP="001F3B50">
      <w:pPr>
        <w:spacing w:before="240"/>
        <w:jc w:val="center"/>
        <w:rPr>
          <w:sz w:val="32"/>
          <w:szCs w:val="28"/>
        </w:rPr>
      </w:pPr>
      <w:r w:rsidRPr="00E06DD8">
        <w:rPr>
          <w:szCs w:val="28"/>
        </w:rPr>
        <w:lastRenderedPageBreak/>
        <w:t xml:space="preserve">TRƯỜNG ĐẠI HỌC </w:t>
      </w:r>
      <w:r>
        <w:rPr>
          <w:szCs w:val="28"/>
        </w:rPr>
        <w:t>CÔNG NGHỆ THÔNG TIN &amp;</w:t>
      </w:r>
    </w:p>
    <w:p w14:paraId="4D9B2CAB" w14:textId="77777777" w:rsidR="001F3B50" w:rsidRDefault="001F3B50" w:rsidP="001F3B50">
      <w:pPr>
        <w:keepNext/>
        <w:spacing w:before="120"/>
        <w:jc w:val="center"/>
        <w:rPr>
          <w:szCs w:val="28"/>
        </w:rPr>
      </w:pPr>
      <w:r w:rsidRPr="00037843">
        <w:rPr>
          <w:szCs w:val="28"/>
        </w:rPr>
        <w:t xml:space="preserve">TRUYỀN THÔNG </w:t>
      </w:r>
      <w:proofErr w:type="gramStart"/>
      <w:r w:rsidRPr="00037843">
        <w:rPr>
          <w:szCs w:val="28"/>
        </w:rPr>
        <w:t>VIỆT  HÀN</w:t>
      </w:r>
      <w:proofErr w:type="gramEnd"/>
    </w:p>
    <w:p w14:paraId="550D6AA6" w14:textId="77777777" w:rsidR="001F3B50" w:rsidRPr="00037843" w:rsidRDefault="001F3B50" w:rsidP="001F3B50">
      <w:pPr>
        <w:keepNext/>
        <w:spacing w:before="120"/>
        <w:jc w:val="center"/>
        <w:rPr>
          <w:b/>
          <w:sz w:val="36"/>
          <w:szCs w:val="28"/>
        </w:rPr>
      </w:pPr>
      <w:r w:rsidRPr="00037843">
        <w:rPr>
          <w:b/>
          <w:sz w:val="36"/>
          <w:szCs w:val="28"/>
        </w:rPr>
        <w:t>Khoa Khoa Học Máy Tính</w:t>
      </w:r>
    </w:p>
    <w:p w14:paraId="7EC13A91" w14:textId="77777777" w:rsidR="001F3B50" w:rsidRPr="00037843" w:rsidRDefault="001F3B50" w:rsidP="001F3B50">
      <w:pPr>
        <w:keepNext/>
        <w:spacing w:before="120"/>
        <w:jc w:val="center"/>
        <w:rPr>
          <w:szCs w:val="28"/>
        </w:rPr>
      </w:pPr>
      <w:r w:rsidRPr="00750B87">
        <w:rPr>
          <w:noProof/>
          <w:szCs w:val="28"/>
        </w:rPr>
        <w:drawing>
          <wp:inline distT="0" distB="0" distL="0" distR="0" wp14:anchorId="47B28574" wp14:editId="26B69C58">
            <wp:extent cx="1257300" cy="735401"/>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8" cstate="print">
                      <a:extLst>
                        <a:ext uri="{28A0092B-C50C-407E-A947-70E740481C1C}">
                          <a14:useLocalDpi xmlns:a14="http://schemas.microsoft.com/office/drawing/2010/main" val="0"/>
                        </a:ext>
                      </a:extLst>
                    </a:blip>
                    <a:srcRect r="82398"/>
                    <a:stretch/>
                  </pic:blipFill>
                  <pic:spPr bwMode="auto">
                    <a:xfrm>
                      <a:off x="0" y="0"/>
                      <a:ext cx="1257961" cy="735788"/>
                    </a:xfrm>
                    <a:prstGeom prst="rect">
                      <a:avLst/>
                    </a:prstGeom>
                    <a:ln>
                      <a:noFill/>
                    </a:ln>
                    <a:extLst>
                      <a:ext uri="{53640926-AAD7-44D8-BBD7-CCE9431645EC}">
                        <a14:shadowObscured xmlns:a14="http://schemas.microsoft.com/office/drawing/2010/main"/>
                      </a:ext>
                    </a:extLst>
                  </pic:spPr>
                </pic:pic>
              </a:graphicData>
            </a:graphic>
          </wp:inline>
        </w:drawing>
      </w:r>
    </w:p>
    <w:p w14:paraId="55F0CBD4" w14:textId="77777777" w:rsidR="001F3B50" w:rsidRPr="00911E6D" w:rsidRDefault="001F3B50" w:rsidP="001F3B50">
      <w:pPr>
        <w:spacing w:after="120"/>
        <w:rPr>
          <w:szCs w:val="26"/>
        </w:rPr>
      </w:pPr>
    </w:p>
    <w:p w14:paraId="11C8674C" w14:textId="77777777" w:rsidR="001F3B50" w:rsidRDefault="001F3B50" w:rsidP="001F3B50">
      <w:pPr>
        <w:jc w:val="center"/>
        <w:rPr>
          <w:sz w:val="32"/>
          <w:szCs w:val="32"/>
        </w:rPr>
      </w:pPr>
    </w:p>
    <w:p w14:paraId="502F9BEF" w14:textId="58170FE9" w:rsidR="001F3B50" w:rsidRPr="00E10A47" w:rsidRDefault="00A17658" w:rsidP="001F3B50">
      <w:pPr>
        <w:jc w:val="center"/>
        <w:rPr>
          <w:sz w:val="34"/>
          <w:szCs w:val="34"/>
          <w:rPrChange w:id="36" w:author="Linh Huynh" w:date="2022-11-17T13:05:00Z">
            <w:rPr>
              <w:sz w:val="36"/>
              <w:szCs w:val="32"/>
            </w:rPr>
          </w:rPrChange>
        </w:rPr>
      </w:pPr>
      <w:r>
        <w:rPr>
          <w:sz w:val="34"/>
          <w:szCs w:val="34"/>
        </w:rPr>
        <w:t>THỰC TẬP DOANH NGHIỆP</w:t>
      </w:r>
      <w:r w:rsidRPr="00E10A47" w:rsidDel="00F04DEA">
        <w:rPr>
          <w:sz w:val="34"/>
          <w:szCs w:val="34"/>
        </w:rPr>
        <w:t xml:space="preserve"> </w:t>
      </w:r>
      <w:del w:id="37" w:author="Linh Huynh" w:date="2022-11-17T13:05:00Z">
        <w:r w:rsidR="001F3B50" w:rsidRPr="00E10A47" w:rsidDel="00F04DEA">
          <w:rPr>
            <w:sz w:val="34"/>
            <w:szCs w:val="34"/>
            <w:rPrChange w:id="38" w:author="Linh Huynh" w:date="2022-11-17T13:05:00Z">
              <w:rPr>
                <w:sz w:val="36"/>
                <w:szCs w:val="32"/>
              </w:rPr>
            </w:rPrChange>
          </w:rPr>
          <w:delText>CƠ SỞ 3</w:delText>
        </w:r>
      </w:del>
    </w:p>
    <w:p w14:paraId="4D7E0B0C" w14:textId="0AB3F4F7" w:rsidR="001F3B50" w:rsidRPr="00F04DEA" w:rsidDel="00F04DEA" w:rsidRDefault="00A17658" w:rsidP="001F3B50">
      <w:pPr>
        <w:spacing w:line="312" w:lineRule="auto"/>
        <w:jc w:val="center"/>
        <w:rPr>
          <w:del w:id="39" w:author="Linh Huynh" w:date="2022-11-17T13:05:00Z"/>
          <w:sz w:val="42"/>
          <w:szCs w:val="42"/>
          <w:rPrChange w:id="40" w:author="Linh Huynh" w:date="2022-11-17T13:05:00Z">
            <w:rPr>
              <w:del w:id="41" w:author="Linh Huynh" w:date="2022-11-17T13:05:00Z"/>
              <w:b/>
              <w:sz w:val="42"/>
              <w:szCs w:val="42"/>
            </w:rPr>
          </w:rPrChange>
        </w:rPr>
      </w:pPr>
      <w:r>
        <w:rPr>
          <w:b/>
          <w:bCs/>
          <w:sz w:val="36"/>
          <w:szCs w:val="48"/>
        </w:rPr>
        <w:t xml:space="preserve">THAM GIA NGHIÊN CỨU VÀ </w:t>
      </w:r>
      <w:ins w:id="42" w:author="Linh Huynh" w:date="2022-11-17T13:02:00Z">
        <w:r w:rsidRPr="00152D38">
          <w:rPr>
            <w:b/>
            <w:bCs/>
            <w:sz w:val="36"/>
            <w:szCs w:val="48"/>
            <w:rPrChange w:id="43" w:author="Linh Huynh" w:date="2022-11-17T13:02:00Z">
              <w:rPr>
                <w:rFonts w:ascii="Arial" w:hAnsi="Arial" w:cs="Arial"/>
                <w:b/>
                <w:bCs/>
                <w:color w:val="73879C"/>
                <w:sz w:val="21"/>
                <w:szCs w:val="21"/>
              </w:rPr>
            </w:rPrChange>
          </w:rPr>
          <w:t>XÂY DỰNG ỨNG DỤNG ĐA NỀN TẢNG MYNOTE</w:t>
        </w:r>
      </w:ins>
      <w:del w:id="44" w:author="Linh Huynh" w:date="2022-11-17T13:05:00Z">
        <w:r w:rsidR="001F3B50" w:rsidRPr="00F04DEA" w:rsidDel="00F04DEA">
          <w:rPr>
            <w:sz w:val="48"/>
            <w:szCs w:val="48"/>
            <w:rPrChange w:id="45" w:author="Linh Huynh" w:date="2022-11-17T13:05:00Z">
              <w:rPr>
                <w:b/>
                <w:sz w:val="48"/>
                <w:szCs w:val="48"/>
              </w:rPr>
            </w:rPrChange>
          </w:rPr>
          <w:delText>TÊN ĐỀ TÀI ABC</w:delText>
        </w:r>
      </w:del>
    </w:p>
    <w:p w14:paraId="777AA26C" w14:textId="77777777" w:rsidR="001F3B50" w:rsidRDefault="001F3B50" w:rsidP="001F3B50">
      <w:pPr>
        <w:jc w:val="center"/>
        <w:rPr>
          <w:sz w:val="30"/>
          <w:szCs w:val="28"/>
        </w:rPr>
      </w:pPr>
    </w:p>
    <w:p w14:paraId="36B60BFC" w14:textId="77777777" w:rsidR="001F3B50" w:rsidRDefault="001F3B50" w:rsidP="001F3B50">
      <w:pPr>
        <w:jc w:val="center"/>
        <w:rPr>
          <w:sz w:val="30"/>
          <w:szCs w:val="28"/>
        </w:rPr>
      </w:pPr>
    </w:p>
    <w:p w14:paraId="02C93DCB" w14:textId="1A53BC1F" w:rsidR="00AD45D6" w:rsidRDefault="00AD45D6" w:rsidP="00A17658">
      <w:pPr>
        <w:spacing w:after="600"/>
        <w:ind w:firstLine="0"/>
        <w:rPr>
          <w:b/>
          <w:sz w:val="42"/>
          <w:szCs w:val="42"/>
        </w:rPr>
      </w:pPr>
    </w:p>
    <w:p w14:paraId="61E76CFC" w14:textId="77777777" w:rsidR="00A17658" w:rsidRPr="00C033DE" w:rsidRDefault="00A17658" w:rsidP="00A17658">
      <w:pPr>
        <w:tabs>
          <w:tab w:val="left" w:pos="4536"/>
        </w:tabs>
        <w:ind w:firstLine="1418"/>
        <w:rPr>
          <w:b/>
          <w:sz w:val="32"/>
          <w:szCs w:val="36"/>
        </w:rPr>
      </w:pPr>
      <w:r>
        <w:rPr>
          <w:sz w:val="32"/>
          <w:szCs w:val="36"/>
        </w:rPr>
        <w:t xml:space="preserve">Sinh viên thực hiện: </w:t>
      </w:r>
      <w:r>
        <w:rPr>
          <w:sz w:val="32"/>
          <w:szCs w:val="36"/>
        </w:rPr>
        <w:tab/>
      </w:r>
      <w:ins w:id="46" w:author="Linh Huynh" w:date="2022-11-17T13:02:00Z">
        <w:r>
          <w:rPr>
            <w:b/>
            <w:sz w:val="32"/>
            <w:szCs w:val="36"/>
          </w:rPr>
          <w:t>LÊ QUỐC HUY</w:t>
        </w:r>
      </w:ins>
    </w:p>
    <w:p w14:paraId="064CE5D4" w14:textId="77777777" w:rsidR="00A17658" w:rsidRDefault="00A17658" w:rsidP="00A17658">
      <w:pPr>
        <w:tabs>
          <w:tab w:val="left" w:pos="4536"/>
        </w:tabs>
        <w:ind w:firstLine="1418"/>
        <w:rPr>
          <w:b/>
          <w:sz w:val="32"/>
          <w:szCs w:val="36"/>
        </w:rPr>
      </w:pPr>
      <w:r>
        <w:rPr>
          <w:sz w:val="32"/>
          <w:szCs w:val="36"/>
        </w:rPr>
        <w:t xml:space="preserve">Lớp: </w:t>
      </w:r>
      <w:r>
        <w:rPr>
          <w:sz w:val="32"/>
          <w:szCs w:val="36"/>
        </w:rPr>
        <w:tab/>
      </w:r>
      <w:ins w:id="47" w:author="Linh Huynh" w:date="2022-11-17T13:03:00Z">
        <w:r>
          <w:rPr>
            <w:b/>
            <w:sz w:val="32"/>
            <w:szCs w:val="36"/>
          </w:rPr>
          <w:t>19IT3</w:t>
        </w:r>
      </w:ins>
    </w:p>
    <w:p w14:paraId="4F19A72B" w14:textId="6F11CA8F" w:rsidR="00A17658" w:rsidRDefault="00A17658" w:rsidP="00A17658">
      <w:pPr>
        <w:tabs>
          <w:tab w:val="left" w:pos="4536"/>
        </w:tabs>
        <w:ind w:firstLine="1418"/>
        <w:rPr>
          <w:b/>
          <w:bCs/>
          <w:caps/>
          <w:sz w:val="32"/>
          <w:szCs w:val="32"/>
        </w:rPr>
      </w:pPr>
      <w:r w:rsidRPr="00750B87">
        <w:rPr>
          <w:sz w:val="32"/>
          <w:szCs w:val="36"/>
        </w:rPr>
        <w:t>Giảng viên hướng dẫn:</w:t>
      </w:r>
      <w:ins w:id="48" w:author="Linh Huynh" w:date="2022-11-17T13:04:00Z">
        <w:r>
          <w:rPr>
            <w:sz w:val="32"/>
            <w:szCs w:val="36"/>
          </w:rPr>
          <w:tab/>
        </w:r>
      </w:ins>
      <w:del w:id="49" w:author="Linh Huynh" w:date="2022-11-17T13:04:00Z">
        <w:r w:rsidRPr="00750B87" w:rsidDel="00F04DEA">
          <w:rPr>
            <w:sz w:val="32"/>
            <w:szCs w:val="36"/>
          </w:rPr>
          <w:delText xml:space="preserve"> </w:delText>
        </w:r>
      </w:del>
      <w:ins w:id="50" w:author="Linh Huynh" w:date="2022-11-17T13:03:00Z">
        <w:r w:rsidRPr="00152D38">
          <w:rPr>
            <w:b/>
            <w:bCs/>
            <w:caps/>
            <w:sz w:val="32"/>
            <w:szCs w:val="32"/>
            <w:rPrChange w:id="51" w:author="Linh Huynh" w:date="2022-11-17T13:03:00Z">
              <w:rPr>
                <w:rFonts w:ascii="Arial" w:hAnsi="Arial" w:cs="Arial"/>
                <w:b/>
                <w:bCs/>
                <w:caps/>
                <w:color w:val="73879C"/>
                <w:sz w:val="21"/>
                <w:szCs w:val="21"/>
              </w:rPr>
            </w:rPrChange>
          </w:rPr>
          <w:t>THS.</w:t>
        </w:r>
      </w:ins>
      <w:r w:rsidR="00D834D7">
        <w:rPr>
          <w:b/>
          <w:bCs/>
          <w:caps/>
          <w:sz w:val="32"/>
          <w:szCs w:val="32"/>
        </w:rPr>
        <w:t xml:space="preserve"> ĐỖ CÔNG ĐỨC</w:t>
      </w:r>
    </w:p>
    <w:p w14:paraId="262EFC75" w14:textId="57CC83AC" w:rsidR="00A17658" w:rsidRDefault="00A17658" w:rsidP="00A17658">
      <w:pPr>
        <w:tabs>
          <w:tab w:val="left" w:pos="4536"/>
        </w:tabs>
        <w:ind w:firstLine="1418"/>
        <w:rPr>
          <w:b/>
          <w:sz w:val="32"/>
          <w:szCs w:val="36"/>
        </w:rPr>
      </w:pPr>
      <w:r>
        <w:rPr>
          <w:sz w:val="32"/>
          <w:szCs w:val="36"/>
        </w:rPr>
        <w:t>Đơn vị thực tập</w:t>
      </w:r>
      <w:r w:rsidRPr="00750B87">
        <w:rPr>
          <w:sz w:val="32"/>
          <w:szCs w:val="36"/>
        </w:rPr>
        <w:t>:</w:t>
      </w:r>
      <w:ins w:id="52" w:author="Linh Huynh" w:date="2022-11-17T13:04:00Z">
        <w:r>
          <w:rPr>
            <w:sz w:val="32"/>
            <w:szCs w:val="36"/>
          </w:rPr>
          <w:tab/>
        </w:r>
      </w:ins>
      <w:del w:id="53" w:author="Linh Huynh" w:date="2022-11-17T13:04:00Z">
        <w:r w:rsidRPr="00750B87" w:rsidDel="00F04DEA">
          <w:rPr>
            <w:sz w:val="32"/>
            <w:szCs w:val="36"/>
          </w:rPr>
          <w:delText xml:space="preserve"> </w:delText>
        </w:r>
      </w:del>
      <w:r>
        <w:rPr>
          <w:b/>
          <w:bCs/>
          <w:caps/>
          <w:sz w:val="32"/>
          <w:szCs w:val="32"/>
        </w:rPr>
        <w:t>công ty it c-for</w:t>
      </w:r>
      <w:r w:rsidR="0054417D">
        <w:rPr>
          <w:b/>
          <w:bCs/>
          <w:caps/>
          <w:sz w:val="32"/>
          <w:szCs w:val="32"/>
        </w:rPr>
        <w:t>C</w:t>
      </w:r>
      <w:r>
        <w:rPr>
          <w:b/>
          <w:bCs/>
          <w:caps/>
          <w:sz w:val="32"/>
          <w:szCs w:val="32"/>
        </w:rPr>
        <w:t xml:space="preserve">e </w:t>
      </w:r>
    </w:p>
    <w:p w14:paraId="32DFE808" w14:textId="4183A388" w:rsidR="001F3B50" w:rsidRDefault="00A17658" w:rsidP="00A17658">
      <w:pPr>
        <w:spacing w:after="600"/>
        <w:ind w:left="698"/>
        <w:rPr>
          <w:b/>
          <w:sz w:val="42"/>
          <w:szCs w:val="42"/>
        </w:rPr>
      </w:pPr>
      <w:r>
        <w:rPr>
          <w:sz w:val="32"/>
          <w:szCs w:val="36"/>
        </w:rPr>
        <w:t>Người</w:t>
      </w:r>
      <w:r w:rsidRPr="00750B87">
        <w:rPr>
          <w:sz w:val="32"/>
          <w:szCs w:val="36"/>
        </w:rPr>
        <w:t xml:space="preserve"> hướng dẫn:</w:t>
      </w:r>
      <w:ins w:id="54" w:author="Linh Huynh" w:date="2022-11-17T13:04:00Z">
        <w:r>
          <w:rPr>
            <w:sz w:val="32"/>
            <w:szCs w:val="36"/>
          </w:rPr>
          <w:tab/>
        </w:r>
      </w:ins>
      <w:r>
        <w:rPr>
          <w:sz w:val="32"/>
          <w:szCs w:val="36"/>
        </w:rPr>
        <w:t xml:space="preserve">   </w:t>
      </w:r>
      <w:del w:id="55" w:author="Linh Huynh" w:date="2022-11-17T13:04:00Z">
        <w:r w:rsidRPr="00750B87" w:rsidDel="00F04DEA">
          <w:rPr>
            <w:sz w:val="32"/>
            <w:szCs w:val="36"/>
          </w:rPr>
          <w:delText xml:space="preserve"> </w:delText>
        </w:r>
      </w:del>
      <w:r w:rsidR="00945B2D">
        <w:rPr>
          <w:b/>
          <w:bCs/>
          <w:caps/>
          <w:sz w:val="32"/>
          <w:szCs w:val="32"/>
        </w:rPr>
        <w:t>TRẦN TRỌNG QUỐC</w:t>
      </w:r>
    </w:p>
    <w:p w14:paraId="48AFA809" w14:textId="73E91950" w:rsidR="00A17658" w:rsidRDefault="00A17658" w:rsidP="001F3B50">
      <w:pPr>
        <w:spacing w:after="600"/>
        <w:jc w:val="center"/>
        <w:rPr>
          <w:b/>
          <w:sz w:val="42"/>
          <w:szCs w:val="42"/>
        </w:rPr>
      </w:pPr>
    </w:p>
    <w:p w14:paraId="5935C231" w14:textId="03BDDD14" w:rsidR="001F3B50" w:rsidRPr="00037843" w:rsidDel="00B80EB5" w:rsidRDefault="001F3B50" w:rsidP="001F3B50">
      <w:pPr>
        <w:jc w:val="center"/>
        <w:rPr>
          <w:del w:id="56" w:author="Linh Huynh" w:date="2022-11-17T13:20:00Z"/>
          <w:sz w:val="32"/>
          <w:szCs w:val="30"/>
        </w:rPr>
      </w:pPr>
      <w:r w:rsidRPr="00037843">
        <w:rPr>
          <w:sz w:val="32"/>
          <w:szCs w:val="30"/>
        </w:rPr>
        <w:t>Đà N</w:t>
      </w:r>
      <w:r>
        <w:rPr>
          <w:sz w:val="32"/>
          <w:szCs w:val="30"/>
        </w:rPr>
        <w:t>ẵ</w:t>
      </w:r>
      <w:r w:rsidRPr="00037843">
        <w:rPr>
          <w:sz w:val="32"/>
          <w:szCs w:val="30"/>
        </w:rPr>
        <w:t>ng</w:t>
      </w:r>
      <w:r>
        <w:rPr>
          <w:sz w:val="32"/>
          <w:szCs w:val="30"/>
        </w:rPr>
        <w:t>,</w:t>
      </w:r>
      <w:r w:rsidRPr="00037843">
        <w:rPr>
          <w:sz w:val="32"/>
          <w:szCs w:val="30"/>
        </w:rPr>
        <w:t xml:space="preserve"> tháng </w:t>
      </w:r>
      <w:r w:rsidR="00A17658">
        <w:rPr>
          <w:sz w:val="32"/>
          <w:szCs w:val="30"/>
        </w:rPr>
        <w:t>8</w:t>
      </w:r>
      <w:del w:id="57" w:author="Linh Huynh" w:date="2022-11-17T13:08:00Z">
        <w:r w:rsidDel="00A82473">
          <w:rPr>
            <w:sz w:val="32"/>
            <w:szCs w:val="30"/>
          </w:rPr>
          <w:delText>05</w:delText>
        </w:r>
      </w:del>
      <w:r w:rsidRPr="00037843">
        <w:rPr>
          <w:sz w:val="32"/>
          <w:szCs w:val="30"/>
        </w:rPr>
        <w:t xml:space="preserve"> năm 20</w:t>
      </w:r>
      <w:r>
        <w:rPr>
          <w:sz w:val="32"/>
          <w:szCs w:val="30"/>
        </w:rPr>
        <w:t>2</w:t>
      </w:r>
      <w:r w:rsidR="00A17658">
        <w:rPr>
          <w:sz w:val="32"/>
          <w:szCs w:val="30"/>
        </w:rPr>
        <w:t>3</w:t>
      </w:r>
      <w:del w:id="58" w:author="Linh Huynh" w:date="2022-11-17T13:08:00Z">
        <w:r w:rsidDel="00A82473">
          <w:rPr>
            <w:sz w:val="32"/>
            <w:szCs w:val="30"/>
          </w:rPr>
          <w:delText>1</w:delText>
        </w:r>
      </w:del>
    </w:p>
    <w:p w14:paraId="7E67BDFE" w14:textId="77777777" w:rsidR="00E548A7" w:rsidDel="00EC6DA9" w:rsidRDefault="00E548A7" w:rsidP="00E548A7">
      <w:pPr>
        <w:rPr>
          <w:del w:id="59" w:author="Linh Huynh" w:date="2022-11-17T13:20:00Z"/>
          <w:szCs w:val="26"/>
          <w14:shadow w14:blurRad="50800" w14:dist="38100" w14:dir="2700000" w14:sx="100000" w14:sy="100000" w14:kx="0" w14:ky="0" w14:algn="tl">
            <w14:srgbClr w14:val="000000">
              <w14:alpha w14:val="60000"/>
            </w14:srgbClr>
          </w14:shadow>
        </w:rPr>
      </w:pPr>
    </w:p>
    <w:p w14:paraId="6CF0C490" w14:textId="77777777" w:rsidR="002B513B" w:rsidRDefault="002B513B">
      <w:pPr>
        <w:jc w:val="center"/>
        <w:pPrChange w:id="60" w:author="Linh Huynh" w:date="2022-11-17T13:20:00Z">
          <w:pPr>
            <w:pStyle w:val="Heading1"/>
            <w:spacing w:before="600" w:after="600" w:line="312" w:lineRule="auto"/>
          </w:pPr>
        </w:pPrChange>
      </w:pPr>
    </w:p>
    <w:p w14:paraId="6BB1BBED" w14:textId="77777777" w:rsidR="001F3B50" w:rsidRPr="00750B87" w:rsidRDefault="001F3B50" w:rsidP="00750B87"/>
    <w:p w14:paraId="4C3D77FD" w14:textId="5288A3D5" w:rsidR="00D03A1C" w:rsidDel="00EC6DA9" w:rsidRDefault="00D03A1C">
      <w:pPr>
        <w:pStyle w:val="Heading1"/>
        <w:rPr>
          <w:del w:id="61" w:author="Linh Huynh" w:date="2022-11-17T13:20:00Z"/>
        </w:rPr>
        <w:pPrChange w:id="62" w:author="Linh Huynh" w:date="2022-11-17T13:20:00Z">
          <w:pPr>
            <w:pStyle w:val="TOC1"/>
          </w:pPr>
        </w:pPrChange>
      </w:pPr>
      <w:bookmarkStart w:id="63" w:name="_Toc141605829"/>
      <w:bookmarkStart w:id="64" w:name="_Toc57216370"/>
      <w:bookmarkStart w:id="65" w:name="_Toc7979773"/>
      <w:bookmarkStart w:id="66" w:name="_Toc7979836"/>
      <w:bookmarkStart w:id="67" w:name="_Toc8805988"/>
      <w:bookmarkStart w:id="68" w:name="_Toc9016555"/>
      <w:bookmarkStart w:id="69" w:name="_Toc9522822"/>
      <w:bookmarkStart w:id="70" w:name="_Toc9522924"/>
      <w:r w:rsidRPr="00750B87">
        <w:lastRenderedPageBreak/>
        <w:t xml:space="preserve">NHẬN XÉT CỦA </w:t>
      </w:r>
      <w:r>
        <w:t>ĐƠN VỊ THỰC TẬP</w:t>
      </w:r>
      <w:bookmarkEnd w:id="63"/>
    </w:p>
    <w:p w14:paraId="6D310E08" w14:textId="77777777" w:rsidR="00D03A1C" w:rsidRPr="00750B87" w:rsidRDefault="00D03A1C">
      <w:pPr>
        <w:pStyle w:val="Heading1"/>
        <w:pPrChange w:id="71" w:author="Linh Huynh" w:date="2022-11-17T13:20:00Z">
          <w:pPr/>
        </w:pPrChange>
      </w:pPr>
    </w:p>
    <w:p w14:paraId="0DF4430B" w14:textId="77777777" w:rsidR="00D03A1C" w:rsidRPr="00750B87" w:rsidRDefault="00D03A1C" w:rsidP="00D03A1C">
      <w:pPr>
        <w:pStyle w:val="Heading1"/>
        <w:tabs>
          <w:tab w:val="left" w:pos="567"/>
          <w:tab w:val="right" w:leader="dot" w:pos="8505"/>
        </w:tabs>
        <w:spacing w:before="240" w:after="240"/>
        <w:rPr>
          <w:i/>
          <w:sz w:val="24"/>
          <w:szCs w:val="36"/>
        </w:rPr>
      </w:pPr>
      <w:r>
        <w:rPr>
          <w:b w:val="0"/>
          <w:i/>
          <w:szCs w:val="36"/>
        </w:rPr>
        <w:tab/>
      </w:r>
      <w:r w:rsidRPr="00750B87">
        <w:rPr>
          <w:i/>
          <w:sz w:val="24"/>
          <w:szCs w:val="36"/>
        </w:rPr>
        <w:tab/>
      </w:r>
    </w:p>
    <w:p w14:paraId="6EBCB377" w14:textId="77777777" w:rsidR="00D03A1C" w:rsidRPr="00750B87" w:rsidRDefault="00D03A1C" w:rsidP="00D03A1C">
      <w:pPr>
        <w:pStyle w:val="Heading1"/>
        <w:tabs>
          <w:tab w:val="left" w:pos="567"/>
          <w:tab w:val="right" w:leader="dot" w:pos="8505"/>
        </w:tabs>
        <w:spacing w:before="240" w:after="240"/>
        <w:rPr>
          <w:i/>
          <w:sz w:val="24"/>
          <w:szCs w:val="36"/>
        </w:rPr>
      </w:pPr>
      <w:r w:rsidRPr="00750B87">
        <w:rPr>
          <w:i/>
          <w:sz w:val="24"/>
          <w:szCs w:val="36"/>
        </w:rPr>
        <w:tab/>
      </w:r>
      <w:r w:rsidRPr="00750B87">
        <w:rPr>
          <w:i/>
          <w:sz w:val="24"/>
          <w:szCs w:val="36"/>
        </w:rPr>
        <w:tab/>
      </w:r>
    </w:p>
    <w:p w14:paraId="583DDE74" w14:textId="77777777" w:rsidR="00D03A1C" w:rsidRPr="00750B87" w:rsidRDefault="00D03A1C" w:rsidP="00D03A1C">
      <w:pPr>
        <w:pStyle w:val="Heading1"/>
        <w:tabs>
          <w:tab w:val="left" w:pos="567"/>
          <w:tab w:val="right" w:leader="dot" w:pos="8505"/>
        </w:tabs>
        <w:spacing w:before="240" w:after="240"/>
        <w:rPr>
          <w:i/>
          <w:sz w:val="24"/>
          <w:szCs w:val="36"/>
        </w:rPr>
      </w:pPr>
      <w:r w:rsidRPr="00750B87">
        <w:rPr>
          <w:i/>
          <w:sz w:val="24"/>
          <w:szCs w:val="36"/>
        </w:rPr>
        <w:tab/>
      </w:r>
      <w:r w:rsidRPr="00750B87">
        <w:rPr>
          <w:i/>
          <w:sz w:val="24"/>
          <w:szCs w:val="36"/>
        </w:rPr>
        <w:tab/>
      </w:r>
    </w:p>
    <w:p w14:paraId="588BFCA7" w14:textId="77777777" w:rsidR="00D03A1C" w:rsidRPr="00750B87" w:rsidRDefault="00D03A1C" w:rsidP="00D03A1C">
      <w:pPr>
        <w:pStyle w:val="Heading1"/>
        <w:tabs>
          <w:tab w:val="left" w:pos="567"/>
          <w:tab w:val="right" w:leader="dot" w:pos="8505"/>
        </w:tabs>
        <w:spacing w:before="240" w:after="240"/>
        <w:rPr>
          <w:i/>
          <w:sz w:val="24"/>
          <w:szCs w:val="36"/>
        </w:rPr>
      </w:pPr>
      <w:r w:rsidRPr="00750B87">
        <w:rPr>
          <w:i/>
          <w:sz w:val="24"/>
          <w:szCs w:val="36"/>
        </w:rPr>
        <w:tab/>
      </w:r>
      <w:r w:rsidRPr="00750B87">
        <w:rPr>
          <w:i/>
          <w:sz w:val="24"/>
          <w:szCs w:val="36"/>
        </w:rPr>
        <w:tab/>
      </w:r>
    </w:p>
    <w:p w14:paraId="0D687DD2" w14:textId="77777777" w:rsidR="00D03A1C" w:rsidRPr="00750B87" w:rsidRDefault="00D03A1C" w:rsidP="00D03A1C">
      <w:pPr>
        <w:pStyle w:val="Heading1"/>
        <w:tabs>
          <w:tab w:val="left" w:pos="567"/>
          <w:tab w:val="right" w:leader="dot" w:pos="8505"/>
        </w:tabs>
        <w:spacing w:before="240" w:after="240"/>
        <w:rPr>
          <w:i/>
          <w:sz w:val="24"/>
          <w:szCs w:val="36"/>
        </w:rPr>
      </w:pPr>
      <w:r w:rsidRPr="00750B87">
        <w:rPr>
          <w:i/>
          <w:sz w:val="24"/>
          <w:szCs w:val="36"/>
        </w:rPr>
        <w:tab/>
      </w:r>
      <w:r w:rsidRPr="00750B87">
        <w:rPr>
          <w:i/>
          <w:sz w:val="24"/>
          <w:szCs w:val="36"/>
        </w:rPr>
        <w:tab/>
      </w:r>
    </w:p>
    <w:p w14:paraId="7CAF8B05" w14:textId="77777777" w:rsidR="00D03A1C" w:rsidRPr="00750B87" w:rsidRDefault="00D03A1C" w:rsidP="00D03A1C">
      <w:pPr>
        <w:rPr>
          <w:i/>
        </w:rPr>
      </w:pPr>
    </w:p>
    <w:p w14:paraId="757545AF" w14:textId="77777777" w:rsidR="00D03A1C" w:rsidRPr="00750B87" w:rsidRDefault="00D03A1C" w:rsidP="00D03A1C">
      <w:pPr>
        <w:rPr>
          <w:i/>
        </w:rPr>
      </w:pPr>
      <w:r>
        <w:rPr>
          <w:b/>
          <w:i/>
          <w:sz w:val="36"/>
          <w:szCs w:val="36"/>
        </w:rPr>
        <w:tab/>
      </w:r>
    </w:p>
    <w:p w14:paraId="2EFF48FB" w14:textId="77777777" w:rsidR="00D03A1C" w:rsidRPr="00750B87" w:rsidRDefault="00D03A1C" w:rsidP="00D03A1C">
      <w:pPr>
        <w:rPr>
          <w:i/>
        </w:rPr>
      </w:pPr>
    </w:p>
    <w:p w14:paraId="129F8926" w14:textId="77777777" w:rsidR="00D03A1C" w:rsidRPr="00750B87" w:rsidDel="00B80EB5" w:rsidRDefault="00D03A1C" w:rsidP="00D03A1C">
      <w:pPr>
        <w:rPr>
          <w:del w:id="72" w:author="Linh Huynh" w:date="2022-11-17T13:21:00Z"/>
          <w:i/>
        </w:rPr>
      </w:pPr>
      <w:r>
        <w:tab/>
      </w:r>
      <w:r>
        <w:tab/>
      </w:r>
    </w:p>
    <w:p w14:paraId="0D5D209E" w14:textId="77777777" w:rsidR="00D03A1C" w:rsidDel="00B80EB5" w:rsidRDefault="00D03A1C" w:rsidP="00D03A1C">
      <w:pPr>
        <w:pStyle w:val="Heading1"/>
        <w:tabs>
          <w:tab w:val="left" w:pos="567"/>
          <w:tab w:val="right" w:leader="dot" w:pos="8505"/>
        </w:tabs>
        <w:spacing w:before="600" w:after="600" w:line="312" w:lineRule="auto"/>
        <w:rPr>
          <w:del w:id="73" w:author="Linh Huynh" w:date="2022-11-17T13:21:00Z"/>
          <w:b w:val="0"/>
          <w:i/>
          <w:szCs w:val="36"/>
        </w:rPr>
      </w:pPr>
      <w:del w:id="74" w:author="Linh Huynh" w:date="2022-11-17T13:21:00Z">
        <w:r w:rsidDel="00B80EB5">
          <w:rPr>
            <w:b w:val="0"/>
            <w:i/>
            <w:szCs w:val="36"/>
          </w:rPr>
          <w:tab/>
        </w:r>
      </w:del>
    </w:p>
    <w:p w14:paraId="48B90E83" w14:textId="77777777" w:rsidR="00D03A1C" w:rsidRPr="00320C61" w:rsidRDefault="00D03A1C">
      <w:pPr>
        <w:rPr>
          <w:szCs w:val="26"/>
        </w:rPr>
        <w:pPrChange w:id="75" w:author="Linh Huynh" w:date="2022-11-17T13:21:00Z">
          <w:pPr>
            <w:pStyle w:val="Heading1"/>
            <w:tabs>
              <w:tab w:val="left" w:pos="567"/>
              <w:tab w:val="right" w:leader="dot" w:pos="8505"/>
            </w:tabs>
            <w:spacing w:before="600" w:after="600" w:line="312" w:lineRule="auto"/>
          </w:pPr>
        </w:pPrChange>
      </w:pPr>
      <w:del w:id="76" w:author="Linh Huynh" w:date="2022-11-17T13:21:00Z">
        <w:r w:rsidDel="00B80EB5">
          <w:tab/>
        </w:r>
      </w:del>
    </w:p>
    <w:p w14:paraId="7E6E8B82" w14:textId="77777777" w:rsidR="00D03A1C" w:rsidRPr="00911E6D" w:rsidDel="00B80EB5" w:rsidRDefault="00D03A1C" w:rsidP="00D03A1C">
      <w:pPr>
        <w:tabs>
          <w:tab w:val="center" w:pos="6804"/>
        </w:tabs>
        <w:rPr>
          <w:del w:id="77" w:author="Linh Huynh" w:date="2022-11-17T13:21:00Z"/>
          <w:b/>
          <w:i/>
          <w:szCs w:val="26"/>
        </w:rPr>
      </w:pPr>
      <w:del w:id="78" w:author="Linh Huynh" w:date="2022-11-17T13:21:00Z">
        <w:r w:rsidRPr="00911E6D" w:rsidDel="00B80EB5">
          <w:rPr>
            <w:b/>
            <w:i/>
            <w:szCs w:val="26"/>
          </w:rPr>
          <w:br w:type="page"/>
        </w:r>
      </w:del>
    </w:p>
    <w:p w14:paraId="71EAE4D9" w14:textId="77777777" w:rsidR="00D03A1C" w:rsidRDefault="00D03A1C">
      <w:pPr>
        <w:tabs>
          <w:tab w:val="center" w:pos="6804"/>
        </w:tabs>
        <w:pPrChange w:id="79" w:author="Linh Huynh" w:date="2022-11-17T13:21:00Z">
          <w:pPr>
            <w:pStyle w:val="Heading1"/>
            <w:spacing w:before="1200" w:after="600"/>
          </w:pPr>
        </w:pPrChange>
      </w:pPr>
    </w:p>
    <w:p w14:paraId="5B5A44F4" w14:textId="77777777" w:rsidR="00D03A1C" w:rsidRPr="00750B87" w:rsidRDefault="00D03A1C" w:rsidP="00D03A1C">
      <w:pPr>
        <w:rPr>
          <w:i/>
        </w:rPr>
      </w:pPr>
    </w:p>
    <w:p w14:paraId="311422AD" w14:textId="77777777" w:rsidR="00D03A1C" w:rsidRDefault="00D03A1C" w:rsidP="00D03A1C">
      <w:pPr>
        <w:rPr>
          <w:ins w:id="80" w:author="Linh Huynh" w:date="2022-11-17T13:21:00Z"/>
          <w:b/>
          <w:iCs/>
          <w:sz w:val="36"/>
        </w:rPr>
      </w:pPr>
      <w:ins w:id="81" w:author="Linh Huynh" w:date="2022-11-17T13:21:00Z">
        <w:r>
          <w:br w:type="page"/>
        </w:r>
      </w:ins>
    </w:p>
    <w:p w14:paraId="1C83576E" w14:textId="11D5CF79" w:rsidR="002B513B" w:rsidDel="00EC6DA9" w:rsidRDefault="002B513B">
      <w:pPr>
        <w:pStyle w:val="Heading1"/>
        <w:rPr>
          <w:del w:id="82" w:author="Linh Huynh" w:date="2022-11-17T13:20:00Z"/>
        </w:rPr>
        <w:pPrChange w:id="83" w:author="Linh Huynh" w:date="2022-11-17T13:20:00Z">
          <w:pPr>
            <w:pStyle w:val="TOC1"/>
          </w:pPr>
        </w:pPrChange>
      </w:pPr>
      <w:bookmarkStart w:id="84" w:name="_Toc141605830"/>
      <w:r w:rsidRPr="00750B87">
        <w:lastRenderedPageBreak/>
        <w:t xml:space="preserve">NHẬN XÉT CỦA </w:t>
      </w:r>
      <w:bookmarkEnd w:id="64"/>
      <w:r w:rsidR="001F3B50" w:rsidRPr="00750B87">
        <w:t>GIẢNG VIÊN HƯỚNG DẪN</w:t>
      </w:r>
      <w:bookmarkEnd w:id="84"/>
    </w:p>
    <w:p w14:paraId="75BDD2D3" w14:textId="77777777" w:rsidR="001F3B50" w:rsidRPr="00750B87" w:rsidRDefault="001F3B50">
      <w:pPr>
        <w:pStyle w:val="Heading1"/>
        <w:pPrChange w:id="85" w:author="Linh Huynh" w:date="2022-11-17T13:20:00Z">
          <w:pPr/>
        </w:pPrChange>
      </w:pPr>
    </w:p>
    <w:p w14:paraId="0E4DEDE1" w14:textId="77777777" w:rsidR="002B513B" w:rsidRPr="00750B87" w:rsidRDefault="002B513B" w:rsidP="00750B87">
      <w:pPr>
        <w:pStyle w:val="Heading1"/>
        <w:tabs>
          <w:tab w:val="left" w:pos="567"/>
          <w:tab w:val="right" w:leader="dot" w:pos="8505"/>
        </w:tabs>
        <w:spacing w:before="240" w:after="240"/>
        <w:rPr>
          <w:i/>
          <w:sz w:val="24"/>
          <w:szCs w:val="36"/>
        </w:rPr>
      </w:pPr>
      <w:r>
        <w:rPr>
          <w:b w:val="0"/>
          <w:i/>
          <w:szCs w:val="36"/>
        </w:rPr>
        <w:tab/>
      </w:r>
      <w:r w:rsidRPr="00750B87">
        <w:rPr>
          <w:i/>
          <w:sz w:val="24"/>
          <w:szCs w:val="36"/>
        </w:rPr>
        <w:tab/>
      </w:r>
    </w:p>
    <w:p w14:paraId="5EAB82B7" w14:textId="77777777" w:rsidR="00A6582A" w:rsidRPr="00750B87" w:rsidRDefault="00A6582A" w:rsidP="00750B87">
      <w:pPr>
        <w:pStyle w:val="Heading1"/>
        <w:tabs>
          <w:tab w:val="left" w:pos="567"/>
          <w:tab w:val="right" w:leader="dot" w:pos="8505"/>
        </w:tabs>
        <w:spacing w:before="240" w:after="240"/>
        <w:rPr>
          <w:i/>
          <w:sz w:val="24"/>
          <w:szCs w:val="36"/>
        </w:rPr>
      </w:pPr>
      <w:r w:rsidRPr="00750B87">
        <w:rPr>
          <w:i/>
          <w:sz w:val="24"/>
          <w:szCs w:val="36"/>
        </w:rPr>
        <w:tab/>
      </w:r>
      <w:r w:rsidRPr="00750B87">
        <w:rPr>
          <w:i/>
          <w:sz w:val="24"/>
          <w:szCs w:val="36"/>
        </w:rPr>
        <w:tab/>
      </w:r>
    </w:p>
    <w:p w14:paraId="74C2863C" w14:textId="77777777" w:rsidR="00A6582A" w:rsidRPr="00750B87" w:rsidRDefault="00A6582A" w:rsidP="00750B87">
      <w:pPr>
        <w:pStyle w:val="Heading1"/>
        <w:tabs>
          <w:tab w:val="left" w:pos="567"/>
          <w:tab w:val="right" w:leader="dot" w:pos="8505"/>
        </w:tabs>
        <w:spacing w:before="240" w:after="240"/>
        <w:rPr>
          <w:i/>
          <w:sz w:val="24"/>
          <w:szCs w:val="36"/>
        </w:rPr>
      </w:pPr>
      <w:r w:rsidRPr="00750B87">
        <w:rPr>
          <w:i/>
          <w:sz w:val="24"/>
          <w:szCs w:val="36"/>
        </w:rPr>
        <w:tab/>
      </w:r>
      <w:r w:rsidRPr="00750B87">
        <w:rPr>
          <w:i/>
          <w:sz w:val="24"/>
          <w:szCs w:val="36"/>
        </w:rPr>
        <w:tab/>
      </w:r>
    </w:p>
    <w:p w14:paraId="65A4B13E" w14:textId="77777777" w:rsidR="00A6582A" w:rsidRPr="00750B87" w:rsidRDefault="00A6582A" w:rsidP="00750B87">
      <w:pPr>
        <w:pStyle w:val="Heading1"/>
        <w:tabs>
          <w:tab w:val="left" w:pos="567"/>
          <w:tab w:val="right" w:leader="dot" w:pos="8505"/>
        </w:tabs>
        <w:spacing w:before="240" w:after="240"/>
        <w:rPr>
          <w:i/>
          <w:sz w:val="24"/>
          <w:szCs w:val="36"/>
        </w:rPr>
      </w:pPr>
      <w:r w:rsidRPr="00750B87">
        <w:rPr>
          <w:i/>
          <w:sz w:val="24"/>
          <w:szCs w:val="36"/>
        </w:rPr>
        <w:tab/>
      </w:r>
      <w:r w:rsidRPr="00750B87">
        <w:rPr>
          <w:i/>
          <w:sz w:val="24"/>
          <w:szCs w:val="36"/>
        </w:rPr>
        <w:tab/>
      </w:r>
    </w:p>
    <w:p w14:paraId="7A3084B1" w14:textId="77777777" w:rsidR="00A6582A" w:rsidRPr="00750B87" w:rsidRDefault="00A6582A" w:rsidP="00750B87">
      <w:pPr>
        <w:pStyle w:val="Heading1"/>
        <w:tabs>
          <w:tab w:val="left" w:pos="567"/>
          <w:tab w:val="right" w:leader="dot" w:pos="8505"/>
        </w:tabs>
        <w:spacing w:before="240" w:after="240"/>
        <w:rPr>
          <w:i/>
          <w:sz w:val="24"/>
          <w:szCs w:val="36"/>
        </w:rPr>
      </w:pPr>
      <w:r w:rsidRPr="00750B87">
        <w:rPr>
          <w:i/>
          <w:sz w:val="24"/>
          <w:szCs w:val="36"/>
        </w:rPr>
        <w:tab/>
      </w:r>
      <w:r w:rsidRPr="00750B87">
        <w:rPr>
          <w:i/>
          <w:sz w:val="24"/>
          <w:szCs w:val="36"/>
        </w:rPr>
        <w:tab/>
      </w:r>
    </w:p>
    <w:p w14:paraId="325F6D18" w14:textId="77777777" w:rsidR="00A6582A" w:rsidRPr="00750B87" w:rsidRDefault="00A6582A" w:rsidP="00750B87">
      <w:pPr>
        <w:rPr>
          <w:i/>
        </w:rPr>
      </w:pPr>
    </w:p>
    <w:p w14:paraId="11E8EFB0" w14:textId="77777777" w:rsidR="00A6582A" w:rsidRPr="00750B87" w:rsidRDefault="00A6582A" w:rsidP="00750B87">
      <w:pPr>
        <w:rPr>
          <w:i/>
        </w:rPr>
      </w:pPr>
      <w:r>
        <w:rPr>
          <w:b/>
          <w:i/>
          <w:sz w:val="36"/>
          <w:szCs w:val="36"/>
        </w:rPr>
        <w:tab/>
      </w:r>
    </w:p>
    <w:p w14:paraId="303FEEBB" w14:textId="77777777" w:rsidR="00A6582A" w:rsidRPr="00750B87" w:rsidRDefault="00A6582A" w:rsidP="00750B87">
      <w:pPr>
        <w:rPr>
          <w:i/>
        </w:rPr>
      </w:pPr>
    </w:p>
    <w:p w14:paraId="1FB653D4" w14:textId="77777777" w:rsidR="002B513B" w:rsidRPr="00750B87" w:rsidDel="00B80EB5" w:rsidRDefault="002B513B" w:rsidP="00750B87">
      <w:pPr>
        <w:rPr>
          <w:del w:id="86" w:author="Linh Huynh" w:date="2022-11-17T13:21:00Z"/>
          <w:i/>
        </w:rPr>
      </w:pPr>
      <w:r>
        <w:tab/>
      </w:r>
      <w:r>
        <w:tab/>
      </w:r>
    </w:p>
    <w:p w14:paraId="30BAA1F7" w14:textId="77777777" w:rsidR="002B513B" w:rsidDel="00B80EB5" w:rsidRDefault="002B513B" w:rsidP="00750B87">
      <w:pPr>
        <w:pStyle w:val="Heading1"/>
        <w:tabs>
          <w:tab w:val="left" w:pos="567"/>
          <w:tab w:val="right" w:leader="dot" w:pos="8505"/>
        </w:tabs>
        <w:spacing w:before="600" w:after="600" w:line="312" w:lineRule="auto"/>
        <w:rPr>
          <w:del w:id="87" w:author="Linh Huynh" w:date="2022-11-17T13:21:00Z"/>
          <w:b w:val="0"/>
          <w:i/>
          <w:szCs w:val="36"/>
        </w:rPr>
      </w:pPr>
      <w:del w:id="88" w:author="Linh Huynh" w:date="2022-11-17T13:21:00Z">
        <w:r w:rsidDel="00B80EB5">
          <w:rPr>
            <w:b w:val="0"/>
            <w:i/>
            <w:szCs w:val="36"/>
          </w:rPr>
          <w:tab/>
        </w:r>
      </w:del>
    </w:p>
    <w:p w14:paraId="02E4522E" w14:textId="77777777" w:rsidR="00B809C3" w:rsidRPr="00320C61" w:rsidRDefault="002B513B">
      <w:pPr>
        <w:rPr>
          <w:szCs w:val="26"/>
        </w:rPr>
        <w:pPrChange w:id="89" w:author="Linh Huynh" w:date="2022-11-17T13:21:00Z">
          <w:pPr>
            <w:pStyle w:val="Heading1"/>
            <w:tabs>
              <w:tab w:val="left" w:pos="567"/>
              <w:tab w:val="right" w:leader="dot" w:pos="8505"/>
            </w:tabs>
            <w:spacing w:before="600" w:after="600" w:line="312" w:lineRule="auto"/>
          </w:pPr>
        </w:pPrChange>
      </w:pPr>
      <w:del w:id="90" w:author="Linh Huynh" w:date="2022-11-17T13:21:00Z">
        <w:r w:rsidDel="00B80EB5">
          <w:tab/>
        </w:r>
      </w:del>
      <w:bookmarkEnd w:id="65"/>
      <w:bookmarkEnd w:id="66"/>
      <w:bookmarkEnd w:id="67"/>
      <w:bookmarkEnd w:id="68"/>
      <w:bookmarkEnd w:id="69"/>
      <w:bookmarkEnd w:id="70"/>
    </w:p>
    <w:p w14:paraId="0C317333" w14:textId="77777777" w:rsidR="005150CE" w:rsidRPr="00911E6D" w:rsidDel="00B80EB5" w:rsidRDefault="00FD3FC0">
      <w:pPr>
        <w:tabs>
          <w:tab w:val="center" w:pos="6804"/>
        </w:tabs>
        <w:rPr>
          <w:del w:id="91" w:author="Linh Huynh" w:date="2022-11-17T13:21:00Z"/>
          <w:b/>
          <w:i/>
          <w:szCs w:val="26"/>
        </w:rPr>
      </w:pPr>
      <w:del w:id="92" w:author="Linh Huynh" w:date="2022-11-17T13:21:00Z">
        <w:r w:rsidRPr="00911E6D" w:rsidDel="00B80EB5">
          <w:rPr>
            <w:b/>
            <w:i/>
            <w:szCs w:val="26"/>
          </w:rPr>
          <w:br w:type="page"/>
        </w:r>
      </w:del>
    </w:p>
    <w:p w14:paraId="601D1FC1" w14:textId="77777777" w:rsidR="00480DB0" w:rsidRDefault="00480DB0">
      <w:pPr>
        <w:tabs>
          <w:tab w:val="center" w:pos="6804"/>
        </w:tabs>
        <w:pPrChange w:id="93" w:author="Linh Huynh" w:date="2022-11-17T13:21:00Z">
          <w:pPr>
            <w:pStyle w:val="Heading1"/>
            <w:spacing w:before="1200" w:after="600"/>
          </w:pPr>
        </w:pPrChange>
      </w:pPr>
      <w:bookmarkStart w:id="94" w:name="_Toc7979774"/>
      <w:bookmarkStart w:id="95" w:name="_Toc7979837"/>
    </w:p>
    <w:p w14:paraId="585810BC" w14:textId="77777777" w:rsidR="00F23418" w:rsidRPr="00750B87" w:rsidRDefault="00F23418" w:rsidP="00750B87">
      <w:pPr>
        <w:rPr>
          <w:i/>
        </w:rPr>
      </w:pPr>
    </w:p>
    <w:p w14:paraId="6E3237B2" w14:textId="77777777" w:rsidR="00B80EB5" w:rsidRDefault="00B80EB5">
      <w:pPr>
        <w:rPr>
          <w:ins w:id="96" w:author="Linh Huynh" w:date="2022-11-17T13:21:00Z"/>
          <w:b/>
          <w:iCs/>
          <w:sz w:val="36"/>
        </w:rPr>
      </w:pPr>
      <w:bookmarkStart w:id="97" w:name="_Toc8805989"/>
      <w:bookmarkStart w:id="98" w:name="_Toc9016556"/>
      <w:bookmarkStart w:id="99" w:name="_Toc9522823"/>
      <w:bookmarkStart w:id="100" w:name="_Toc9522925"/>
      <w:bookmarkStart w:id="101" w:name="_Toc57216371"/>
      <w:ins w:id="102" w:author="Linh Huynh" w:date="2022-11-17T13:21:00Z">
        <w:r>
          <w:br w:type="page"/>
        </w:r>
      </w:ins>
    </w:p>
    <w:p w14:paraId="4586E0DA" w14:textId="24871B62" w:rsidR="00682E63" w:rsidDel="00E31F4A" w:rsidRDefault="00FD3FC0">
      <w:pPr>
        <w:pStyle w:val="Heading1"/>
        <w:rPr>
          <w:del w:id="103" w:author="Linh Huynh" w:date="2022-11-17T13:22:00Z"/>
        </w:rPr>
        <w:pPrChange w:id="104" w:author="Linh Huynh" w:date="2022-11-17T13:21:00Z">
          <w:pPr>
            <w:pStyle w:val="TOC1"/>
          </w:pPr>
        </w:pPrChange>
      </w:pPr>
      <w:bookmarkStart w:id="105" w:name="_Toc141605831"/>
      <w:r w:rsidRPr="009E455B">
        <w:lastRenderedPageBreak/>
        <w:t>LỜI</w:t>
      </w:r>
      <w:r w:rsidRPr="00750B87">
        <w:t xml:space="preserve"> CẢM ƠN</w:t>
      </w:r>
      <w:bookmarkEnd w:id="94"/>
      <w:bookmarkEnd w:id="95"/>
      <w:bookmarkEnd w:id="97"/>
      <w:bookmarkEnd w:id="98"/>
      <w:bookmarkEnd w:id="99"/>
      <w:bookmarkEnd w:id="100"/>
      <w:bookmarkEnd w:id="101"/>
      <w:bookmarkEnd w:id="105"/>
    </w:p>
    <w:p w14:paraId="626CDBE4" w14:textId="77777777" w:rsidR="001F3B50" w:rsidRPr="00750B87" w:rsidRDefault="001F3B50">
      <w:pPr>
        <w:pStyle w:val="Heading1"/>
        <w:pPrChange w:id="106" w:author="Linh Huynh" w:date="2022-11-17T13:22:00Z">
          <w:pPr/>
        </w:pPrChange>
      </w:pPr>
    </w:p>
    <w:p w14:paraId="1513F913" w14:textId="3C4722BF" w:rsidR="00945B2D" w:rsidRPr="008521B9" w:rsidRDefault="00945B2D" w:rsidP="00945B2D">
      <w:pPr>
        <w:spacing w:before="120"/>
        <w:rPr>
          <w:rFonts w:eastAsia="Arial"/>
          <w:color w:val="000000"/>
          <w:szCs w:val="26"/>
        </w:rPr>
      </w:pPr>
      <w:r w:rsidRPr="008521B9">
        <w:rPr>
          <w:szCs w:val="26"/>
        </w:rPr>
        <w:t xml:space="preserve">Đầu tiên, em xin gửi lời cảm ơn chân thành đến Trường đại học </w:t>
      </w:r>
      <w:r w:rsidRPr="008521B9">
        <w:rPr>
          <w:rFonts w:eastAsia="Arial"/>
          <w:color w:val="000000"/>
          <w:szCs w:val="26"/>
        </w:rPr>
        <w:t xml:space="preserve">Công nghệ Thông tin và Truyền thông Việt – Hàn đã tạo cho em điều kiện để thực tập doanh nghiệp, để em có thể tiếp cận trực tiếp đến </w:t>
      </w:r>
      <w:r w:rsidR="00D834D7">
        <w:rPr>
          <w:rFonts w:eastAsia="Arial"/>
          <w:color w:val="000000"/>
          <w:szCs w:val="26"/>
        </w:rPr>
        <w:t xml:space="preserve">quy </w:t>
      </w:r>
      <w:proofErr w:type="gramStart"/>
      <w:r w:rsidR="00D834D7">
        <w:rPr>
          <w:rFonts w:eastAsia="Arial"/>
          <w:color w:val="000000"/>
          <w:szCs w:val="26"/>
        </w:rPr>
        <w:t xml:space="preserve">trình </w:t>
      </w:r>
      <w:r w:rsidRPr="008521B9">
        <w:rPr>
          <w:rFonts w:eastAsia="Arial"/>
          <w:color w:val="000000"/>
          <w:szCs w:val="26"/>
        </w:rPr>
        <w:t>.</w:t>
      </w:r>
      <w:proofErr w:type="gramEnd"/>
      <w:r w:rsidRPr="008521B9">
        <w:rPr>
          <w:rFonts w:eastAsia="Arial"/>
          <w:color w:val="000000"/>
          <w:szCs w:val="26"/>
        </w:rPr>
        <w:t xml:space="preserve"> Đặc biệt, em xin gửi lời cảm ơn sâu sắc đến giảng viên hướng dẫn – ThS. </w:t>
      </w:r>
      <w:r w:rsidR="00D834D7">
        <w:rPr>
          <w:rFonts w:eastAsia="Arial"/>
          <w:color w:val="000000"/>
          <w:szCs w:val="26"/>
        </w:rPr>
        <w:t>Đỗ Công Đức</w:t>
      </w:r>
      <w:r w:rsidRPr="008521B9">
        <w:rPr>
          <w:rFonts w:eastAsia="Arial"/>
          <w:color w:val="000000"/>
          <w:szCs w:val="26"/>
        </w:rPr>
        <w:t xml:space="preserve"> đã tận tình giúp đỡ và hướng dẫn em trong suốt thời gian thực tập vừa qua.</w:t>
      </w:r>
    </w:p>
    <w:p w14:paraId="3A4707F9" w14:textId="2B57DB8C" w:rsidR="00945B2D" w:rsidRPr="008521B9" w:rsidRDefault="00945B2D" w:rsidP="00945B2D">
      <w:pPr>
        <w:spacing w:before="120"/>
        <w:rPr>
          <w:rFonts w:eastAsia="Arial"/>
          <w:color w:val="000000"/>
          <w:szCs w:val="26"/>
        </w:rPr>
      </w:pPr>
      <w:r w:rsidRPr="008521B9">
        <w:rPr>
          <w:rFonts w:eastAsia="Arial"/>
          <w:color w:val="000000"/>
          <w:szCs w:val="26"/>
        </w:rPr>
        <w:t xml:space="preserve">Em xin chân thành cảm ơn Công ty </w:t>
      </w:r>
      <w:r w:rsidR="00D834D7">
        <w:rPr>
          <w:rFonts w:eastAsia="Arial"/>
          <w:color w:val="000000"/>
          <w:szCs w:val="26"/>
        </w:rPr>
        <w:t>IT C-force Nhật Bản</w:t>
      </w:r>
      <w:r w:rsidRPr="008521B9">
        <w:rPr>
          <w:rFonts w:eastAsia="Arial"/>
          <w:color w:val="000000"/>
          <w:szCs w:val="26"/>
        </w:rPr>
        <w:t xml:space="preserve">, đã tạo điều kiện cho em có thể thực tập, tiến hành nghiên cứu </w:t>
      </w:r>
      <w:r w:rsidR="00D834D7">
        <w:rPr>
          <w:rFonts w:eastAsia="Arial"/>
          <w:color w:val="000000"/>
          <w:szCs w:val="26"/>
        </w:rPr>
        <w:t>và xây dựng ứng dụng ghi chú đa nên tảng</w:t>
      </w:r>
      <w:r w:rsidRPr="008521B9">
        <w:rPr>
          <w:rFonts w:eastAsia="Arial"/>
          <w:color w:val="000000"/>
          <w:szCs w:val="26"/>
        </w:rPr>
        <w:t xml:space="preserve"> của công ty và có thể tham gia vào các hoạt động của công ty. </w:t>
      </w:r>
    </w:p>
    <w:p w14:paraId="5209AC87" w14:textId="79D8AFC4" w:rsidR="00945B2D" w:rsidRPr="008521B9" w:rsidRDefault="00945B2D" w:rsidP="00945B2D">
      <w:pPr>
        <w:spacing w:before="120"/>
        <w:rPr>
          <w:rFonts w:eastAsia="Arial"/>
          <w:color w:val="000000"/>
          <w:szCs w:val="26"/>
        </w:rPr>
      </w:pPr>
      <w:r w:rsidRPr="008521B9">
        <w:rPr>
          <w:rFonts w:eastAsia="Arial"/>
          <w:color w:val="000000"/>
          <w:szCs w:val="26"/>
        </w:rPr>
        <w:t xml:space="preserve">Cảm ơn anh </w:t>
      </w:r>
      <w:r w:rsidR="00D834D7">
        <w:rPr>
          <w:rFonts w:eastAsia="Arial"/>
          <w:color w:val="000000"/>
          <w:szCs w:val="26"/>
        </w:rPr>
        <w:t>Trần Trọng Quốc</w:t>
      </w:r>
      <w:r w:rsidRPr="008521B9">
        <w:rPr>
          <w:rFonts w:eastAsia="Arial"/>
          <w:color w:val="000000"/>
          <w:szCs w:val="26"/>
        </w:rPr>
        <w:t xml:space="preserve"> đã tận tình giúp đỡ, hướng dẫn để em có thể hoàn thành tốt chương trình thực tập doanh nghiệp của mình.</w:t>
      </w:r>
    </w:p>
    <w:p w14:paraId="582CA569" w14:textId="77777777" w:rsidR="00945B2D" w:rsidRPr="008521B9" w:rsidRDefault="00945B2D" w:rsidP="00945B2D">
      <w:pPr>
        <w:spacing w:before="120"/>
        <w:rPr>
          <w:szCs w:val="26"/>
        </w:rPr>
      </w:pPr>
      <w:r w:rsidRPr="008521B9">
        <w:rPr>
          <w:rFonts w:eastAsia="Arial"/>
          <w:color w:val="000000"/>
          <w:szCs w:val="26"/>
        </w:rPr>
        <w:t>Trong quá trình thực tập doanh nghiệp và làm báo cáo em đã cố g</w:t>
      </w:r>
      <w:r>
        <w:rPr>
          <w:rFonts w:eastAsia="Arial"/>
          <w:color w:val="000000"/>
          <w:szCs w:val="26"/>
        </w:rPr>
        <w:t>ắng</w:t>
      </w:r>
      <w:r w:rsidRPr="008521B9">
        <w:rPr>
          <w:rFonts w:eastAsia="Arial"/>
          <w:color w:val="000000"/>
          <w:szCs w:val="26"/>
        </w:rPr>
        <w:t xml:space="preserve"> hết sức. Tuy nhiên, do vốn kiến thức còn nhiều hạn chế và khả năng tiếp thu thực tế còn nhiều bỡ ngỡ. Bài báo cáo thực tập doanh nghiệp khó có thể tránh khỏi những thiếu sót và nhiều chỗ còn chưa chính xác, kính mong thầy cô xem xét và góp ý để bài tbáo cáo của em được hoàn thiện hơn.</w:t>
      </w:r>
    </w:p>
    <w:p w14:paraId="43D29C57" w14:textId="77777777" w:rsidR="00945B2D" w:rsidRPr="008521B9" w:rsidRDefault="00945B2D" w:rsidP="00945B2D">
      <w:pPr>
        <w:spacing w:before="120"/>
        <w:rPr>
          <w:szCs w:val="26"/>
        </w:rPr>
      </w:pPr>
      <w:r w:rsidRPr="008521B9">
        <w:rPr>
          <w:szCs w:val="26"/>
        </w:rPr>
        <w:t>Em xin chân thành cảm ơn!</w:t>
      </w:r>
    </w:p>
    <w:p w14:paraId="122ECD85" w14:textId="11E83A5F" w:rsidR="00E31F4A" w:rsidRPr="00E20717" w:rsidRDefault="00E31F4A">
      <w:pPr>
        <w:spacing w:before="80" w:after="80" w:line="312" w:lineRule="auto"/>
        <w:ind w:firstLine="567"/>
        <w:rPr>
          <w:ins w:id="107" w:author="Linh Huynh" w:date="2022-11-17T13:21:00Z"/>
          <w:szCs w:val="26"/>
        </w:rPr>
        <w:pPrChange w:id="108" w:author="Linh Huynh" w:date="2022-11-17T13:22:00Z">
          <w:pPr>
            <w:tabs>
              <w:tab w:val="center" w:pos="6804"/>
            </w:tabs>
          </w:pPr>
        </w:pPrChange>
      </w:pPr>
    </w:p>
    <w:p w14:paraId="288F33F8" w14:textId="77777777" w:rsidR="00E31F4A" w:rsidRPr="00E20717" w:rsidRDefault="00E31F4A" w:rsidP="00E31F4A">
      <w:pPr>
        <w:tabs>
          <w:tab w:val="center" w:pos="6804"/>
        </w:tabs>
        <w:rPr>
          <w:ins w:id="109" w:author="Linh Huynh" w:date="2022-11-17T13:21:00Z"/>
          <w:i/>
          <w:szCs w:val="26"/>
        </w:rPr>
      </w:pPr>
      <w:ins w:id="110" w:author="Linh Huynh" w:date="2022-11-17T13:21:00Z">
        <w:r w:rsidRPr="00E20717">
          <w:rPr>
            <w:szCs w:val="26"/>
          </w:rPr>
          <w:tab/>
        </w:r>
        <w:r w:rsidRPr="00E20717">
          <w:rPr>
            <w:i/>
            <w:szCs w:val="26"/>
          </w:rPr>
          <w:t>Sinh viên,</w:t>
        </w:r>
      </w:ins>
    </w:p>
    <w:p w14:paraId="053CABB9" w14:textId="6620B403" w:rsidR="003B11B1" w:rsidRPr="00E31F4A" w:rsidDel="00E31F4A" w:rsidRDefault="00E31F4A" w:rsidP="00E31F4A">
      <w:pPr>
        <w:spacing w:before="80" w:after="80" w:line="312" w:lineRule="auto"/>
        <w:ind w:firstLine="567"/>
        <w:rPr>
          <w:del w:id="111" w:author="Linh Huynh" w:date="2022-11-17T13:21:00Z"/>
          <w:szCs w:val="26"/>
        </w:rPr>
      </w:pPr>
      <w:ins w:id="112" w:author="Linh Huynh" w:date="2022-11-17T13:21:00Z">
        <w:r w:rsidRPr="00B149FC">
          <w:tab/>
        </w:r>
        <w:r w:rsidRPr="00B149FC">
          <w:tab/>
        </w:r>
        <w:r w:rsidRPr="00B149FC">
          <w:tab/>
        </w:r>
        <w:r w:rsidRPr="00B149FC">
          <w:tab/>
        </w:r>
        <w:r w:rsidRPr="00B149FC">
          <w:tab/>
        </w:r>
      </w:ins>
      <w:r w:rsidR="00D834D7">
        <w:tab/>
      </w:r>
      <w:r w:rsidR="00D834D7">
        <w:tab/>
      </w:r>
      <w:ins w:id="113" w:author="Linh Huynh" w:date="2022-11-17T13:21:00Z">
        <w:r w:rsidRPr="00B149FC">
          <w:t xml:space="preserve">LÊ QUỐC HUY </w:t>
        </w:r>
      </w:ins>
      <w:del w:id="114" w:author="Linh Huynh" w:date="2022-11-17T13:21:00Z">
        <w:r w:rsidR="00070EF9" w:rsidRPr="00E31F4A" w:rsidDel="00E31F4A">
          <w:rPr>
            <w:szCs w:val="26"/>
          </w:rPr>
          <w:delText xml:space="preserve">Em xin trân trọng cảm ơn </w:delText>
        </w:r>
      </w:del>
    </w:p>
    <w:p w14:paraId="03948F49" w14:textId="475E0FA4" w:rsidR="0068777B" w:rsidRPr="00E31F4A" w:rsidDel="00E31F4A" w:rsidRDefault="0068777B" w:rsidP="00750B87">
      <w:pPr>
        <w:spacing w:before="80" w:after="80" w:line="312" w:lineRule="auto"/>
        <w:ind w:firstLine="567"/>
        <w:rPr>
          <w:del w:id="115" w:author="Linh Huynh" w:date="2022-11-17T13:21:00Z"/>
          <w:szCs w:val="26"/>
        </w:rPr>
      </w:pPr>
    </w:p>
    <w:p w14:paraId="75498409" w14:textId="3359DD51" w:rsidR="00070EF9" w:rsidRPr="00E31F4A" w:rsidDel="00E31F4A" w:rsidRDefault="005150CE" w:rsidP="00FF5C2B">
      <w:pPr>
        <w:tabs>
          <w:tab w:val="center" w:pos="6804"/>
        </w:tabs>
        <w:rPr>
          <w:del w:id="116" w:author="Linh Huynh" w:date="2022-11-17T13:21:00Z"/>
          <w:szCs w:val="26"/>
        </w:rPr>
      </w:pPr>
      <w:del w:id="117" w:author="Linh Huynh" w:date="2022-11-17T13:21:00Z">
        <w:r w:rsidRPr="00E31F4A" w:rsidDel="00E31F4A">
          <w:rPr>
            <w:szCs w:val="26"/>
          </w:rPr>
          <w:tab/>
        </w:r>
      </w:del>
    </w:p>
    <w:p w14:paraId="205B4708" w14:textId="1EBD5CEC" w:rsidR="00F06980" w:rsidRPr="00E31F4A" w:rsidDel="00E31F4A" w:rsidRDefault="00070EF9" w:rsidP="00750B87">
      <w:pPr>
        <w:tabs>
          <w:tab w:val="center" w:pos="6804"/>
        </w:tabs>
        <w:rPr>
          <w:del w:id="118" w:author="Linh Huynh" w:date="2022-11-17T13:21:00Z"/>
          <w:i/>
          <w:szCs w:val="26"/>
        </w:rPr>
      </w:pPr>
      <w:del w:id="119" w:author="Linh Huynh" w:date="2022-11-17T13:21:00Z">
        <w:r w:rsidRPr="00E31F4A" w:rsidDel="00E31F4A">
          <w:rPr>
            <w:szCs w:val="26"/>
          </w:rPr>
          <w:tab/>
        </w:r>
        <w:r w:rsidR="0068097B" w:rsidRPr="00E31F4A" w:rsidDel="00E31F4A">
          <w:rPr>
            <w:i/>
            <w:szCs w:val="26"/>
          </w:rPr>
          <w:delText>Sinh viên</w:delText>
        </w:r>
        <w:r w:rsidRPr="00E31F4A" w:rsidDel="00E31F4A">
          <w:rPr>
            <w:i/>
            <w:szCs w:val="26"/>
          </w:rPr>
          <w:delText>,</w:delText>
        </w:r>
      </w:del>
    </w:p>
    <w:p w14:paraId="68C0B7D3" w14:textId="2CF20E07" w:rsidR="00C73265" w:rsidRPr="00E31F4A" w:rsidDel="00E31F4A" w:rsidRDefault="003B11B1" w:rsidP="00750B87">
      <w:pPr>
        <w:pStyle w:val="Heading1"/>
        <w:tabs>
          <w:tab w:val="center" w:pos="5245"/>
        </w:tabs>
        <w:spacing w:before="120" w:after="600" w:line="312" w:lineRule="auto"/>
        <w:rPr>
          <w:del w:id="120" w:author="Linh Huynh" w:date="2022-11-17T13:21:00Z"/>
          <w:b w:val="0"/>
          <w:i/>
          <w:sz w:val="26"/>
          <w:szCs w:val="26"/>
          <w:rPrChange w:id="121" w:author="Linh Huynh" w:date="2022-11-17T13:21:00Z">
            <w:rPr>
              <w:del w:id="122" w:author="Linh Huynh" w:date="2022-11-17T13:21:00Z"/>
              <w:sz w:val="26"/>
              <w:szCs w:val="26"/>
            </w:rPr>
          </w:rPrChange>
        </w:rPr>
      </w:pPr>
      <w:bookmarkStart w:id="123" w:name="_Toc9016557"/>
      <w:bookmarkStart w:id="124" w:name="_Toc9522824"/>
      <w:bookmarkStart w:id="125" w:name="_Toc9522926"/>
      <w:del w:id="126" w:author="Linh Huynh" w:date="2022-11-17T13:21:00Z">
        <w:r w:rsidRPr="00E31F4A" w:rsidDel="00E31F4A">
          <w:rPr>
            <w:b w:val="0"/>
            <w:szCs w:val="26"/>
            <w:rPrChange w:id="127" w:author="Linh Huynh" w:date="2022-11-17T13:21:00Z">
              <w:rPr>
                <w:b/>
                <w:szCs w:val="26"/>
              </w:rPr>
            </w:rPrChange>
          </w:rPr>
          <w:tab/>
        </w:r>
        <w:r w:rsidRPr="00E31F4A" w:rsidDel="00E31F4A">
          <w:rPr>
            <w:b w:val="0"/>
            <w:szCs w:val="26"/>
            <w:rPrChange w:id="128" w:author="Linh Huynh" w:date="2022-11-17T13:21:00Z">
              <w:rPr>
                <w:b/>
                <w:szCs w:val="26"/>
              </w:rPr>
            </w:rPrChange>
          </w:rPr>
          <w:tab/>
        </w:r>
        <w:r w:rsidRPr="00E31F4A" w:rsidDel="00E31F4A">
          <w:rPr>
            <w:b w:val="0"/>
            <w:szCs w:val="26"/>
            <w:rPrChange w:id="129" w:author="Linh Huynh" w:date="2022-11-17T13:21:00Z">
              <w:rPr>
                <w:b/>
                <w:szCs w:val="26"/>
              </w:rPr>
            </w:rPrChange>
          </w:rPr>
          <w:tab/>
        </w:r>
        <w:bookmarkStart w:id="130" w:name="_Toc57216372"/>
        <w:bookmarkStart w:id="131" w:name="_Toc6684062"/>
        <w:bookmarkStart w:id="132" w:name="_Toc6684123"/>
        <w:bookmarkStart w:id="133" w:name="_Toc6688591"/>
        <w:bookmarkStart w:id="134" w:name="_Toc7979775"/>
        <w:bookmarkStart w:id="135" w:name="_Toc7979838"/>
        <w:bookmarkStart w:id="136" w:name="_Toc8805990"/>
        <w:bookmarkStart w:id="137" w:name="_Toc9016558"/>
        <w:bookmarkStart w:id="138" w:name="_Toc9522825"/>
        <w:bookmarkStart w:id="139" w:name="_Toc9522927"/>
        <w:bookmarkEnd w:id="123"/>
        <w:bookmarkEnd w:id="124"/>
        <w:bookmarkEnd w:id="125"/>
        <w:r w:rsidRPr="00E31F4A" w:rsidDel="00E31F4A">
          <w:rPr>
            <w:b w:val="0"/>
            <w:i/>
            <w:szCs w:val="26"/>
            <w:rPrChange w:id="140" w:author="Linh Huynh" w:date="2022-11-17T13:21:00Z">
              <w:rPr>
                <w:b/>
                <w:szCs w:val="26"/>
              </w:rPr>
            </w:rPrChange>
          </w:rPr>
          <w:delText>ABC</w:delText>
        </w:r>
        <w:bookmarkEnd w:id="130"/>
      </w:del>
    </w:p>
    <w:p w14:paraId="44590327" w14:textId="77777777" w:rsidR="0024321D" w:rsidRPr="0024321D" w:rsidRDefault="0024321D"/>
    <w:p w14:paraId="25DABF6B" w14:textId="77777777" w:rsidR="0024321D" w:rsidRDefault="0024321D" w:rsidP="00320C61"/>
    <w:p w14:paraId="53EE33F4" w14:textId="77777777" w:rsidR="0024321D" w:rsidRPr="00320C61" w:rsidRDefault="0024321D" w:rsidP="00320C61">
      <w:pPr>
        <w:rPr>
          <w:i/>
        </w:rPr>
      </w:pPr>
    </w:p>
    <w:p w14:paraId="0FA6881A" w14:textId="4664B11B" w:rsidR="0091513D" w:rsidRDefault="0091513D" w:rsidP="00AF1D55">
      <w:pPr>
        <w:pStyle w:val="TOC1"/>
      </w:pPr>
      <w:bookmarkStart w:id="141" w:name="_Toc9622089"/>
    </w:p>
    <w:p w14:paraId="02C00FD6" w14:textId="77777777" w:rsidR="0091513D" w:rsidRDefault="0091513D" w:rsidP="00AF1D55">
      <w:pPr>
        <w:pStyle w:val="TOC1"/>
      </w:pPr>
    </w:p>
    <w:p w14:paraId="1D2C35AC" w14:textId="77777777" w:rsidR="003B11B1" w:rsidRDefault="003B11B1">
      <w:pPr>
        <w:rPr>
          <w:b/>
          <w:noProof/>
          <w:sz w:val="36"/>
          <w:szCs w:val="26"/>
        </w:rPr>
      </w:pPr>
      <w:r>
        <w:br w:type="page"/>
      </w:r>
    </w:p>
    <w:p w14:paraId="477C0F90" w14:textId="34B427AD" w:rsidR="0024321D" w:rsidRPr="00477F5F" w:rsidRDefault="0068097B" w:rsidP="00AF1D55">
      <w:pPr>
        <w:pStyle w:val="Heading1"/>
      </w:pPr>
      <w:bookmarkStart w:id="142" w:name="_Toc141605832"/>
      <w:r w:rsidRPr="00477F5F">
        <w:lastRenderedPageBreak/>
        <w:t>MỤC LỤC</w:t>
      </w:r>
      <w:bookmarkStart w:id="143" w:name="_Toc6684063"/>
      <w:bookmarkStart w:id="144" w:name="_Toc6684124"/>
      <w:bookmarkStart w:id="145" w:name="_Toc6688592"/>
      <w:bookmarkStart w:id="146" w:name="_Toc7253358"/>
      <w:bookmarkStart w:id="147" w:name="_Toc7978865"/>
      <w:bookmarkStart w:id="148" w:name="_Toc8805991"/>
      <w:bookmarkStart w:id="149" w:name="_Toc9016559"/>
      <w:bookmarkEnd w:id="131"/>
      <w:bookmarkEnd w:id="132"/>
      <w:bookmarkEnd w:id="133"/>
      <w:bookmarkEnd w:id="134"/>
      <w:bookmarkEnd w:id="135"/>
      <w:bookmarkEnd w:id="136"/>
      <w:bookmarkEnd w:id="137"/>
      <w:bookmarkEnd w:id="138"/>
      <w:bookmarkEnd w:id="139"/>
      <w:bookmarkEnd w:id="141"/>
      <w:bookmarkEnd w:id="142"/>
    </w:p>
    <w:p w14:paraId="021011E0" w14:textId="6B6C4A32" w:rsidR="00984F21" w:rsidRDefault="00AF1D55">
      <w:pPr>
        <w:pStyle w:val="TOC1"/>
        <w:tabs>
          <w:tab w:val="right" w:leader="dot" w:pos="9062"/>
        </w:tabs>
        <w:rPr>
          <w:rFonts w:asciiTheme="minorHAnsi" w:eastAsiaTheme="minorEastAsia" w:hAnsiTheme="minorHAnsi" w:cstheme="minorBidi"/>
          <w:b w:val="0"/>
          <w:bCs w:val="0"/>
          <w:caps w:val="0"/>
          <w:noProof/>
          <w:sz w:val="22"/>
          <w:szCs w:val="22"/>
        </w:rPr>
      </w:pPr>
      <w:r>
        <w:fldChar w:fldCharType="begin"/>
      </w:r>
      <w:r>
        <w:instrText xml:space="preserve"> TOC \o "1-5" \h \z \u </w:instrText>
      </w:r>
      <w:r>
        <w:fldChar w:fldCharType="separate"/>
      </w:r>
      <w:hyperlink w:anchor="_Toc141605829" w:history="1">
        <w:r w:rsidR="00984F21" w:rsidRPr="000E3CEA">
          <w:rPr>
            <w:rStyle w:val="Hyperlink"/>
            <w:noProof/>
          </w:rPr>
          <w:t>NHẬN XÉT CỦA ĐƠN VỊ THỰC TẬP</w:t>
        </w:r>
        <w:r w:rsidR="00984F21">
          <w:rPr>
            <w:noProof/>
            <w:webHidden/>
          </w:rPr>
          <w:tab/>
        </w:r>
        <w:r w:rsidR="00984F21">
          <w:rPr>
            <w:noProof/>
            <w:webHidden/>
          </w:rPr>
          <w:fldChar w:fldCharType="begin"/>
        </w:r>
        <w:r w:rsidR="00984F21">
          <w:rPr>
            <w:noProof/>
            <w:webHidden/>
          </w:rPr>
          <w:instrText xml:space="preserve"> PAGEREF _Toc141605829 \h </w:instrText>
        </w:r>
        <w:r w:rsidR="00984F21">
          <w:rPr>
            <w:noProof/>
            <w:webHidden/>
          </w:rPr>
        </w:r>
        <w:r w:rsidR="00984F21">
          <w:rPr>
            <w:noProof/>
            <w:webHidden/>
          </w:rPr>
          <w:fldChar w:fldCharType="separate"/>
        </w:r>
        <w:r w:rsidR="00984F21">
          <w:rPr>
            <w:noProof/>
            <w:webHidden/>
          </w:rPr>
          <w:t>iii</w:t>
        </w:r>
        <w:r w:rsidR="00984F21">
          <w:rPr>
            <w:noProof/>
            <w:webHidden/>
          </w:rPr>
          <w:fldChar w:fldCharType="end"/>
        </w:r>
      </w:hyperlink>
    </w:p>
    <w:p w14:paraId="3D8A620B" w14:textId="6C7E32B5" w:rsidR="00984F21" w:rsidRDefault="002604C8">
      <w:pPr>
        <w:pStyle w:val="TOC1"/>
        <w:tabs>
          <w:tab w:val="right" w:leader="dot" w:pos="9062"/>
        </w:tabs>
        <w:rPr>
          <w:rFonts w:asciiTheme="minorHAnsi" w:eastAsiaTheme="minorEastAsia" w:hAnsiTheme="minorHAnsi" w:cstheme="minorBidi"/>
          <w:b w:val="0"/>
          <w:bCs w:val="0"/>
          <w:caps w:val="0"/>
          <w:noProof/>
          <w:sz w:val="22"/>
          <w:szCs w:val="22"/>
        </w:rPr>
      </w:pPr>
      <w:hyperlink w:anchor="_Toc141605830" w:history="1">
        <w:r w:rsidR="00984F21" w:rsidRPr="000E3CEA">
          <w:rPr>
            <w:rStyle w:val="Hyperlink"/>
            <w:noProof/>
          </w:rPr>
          <w:t>NHẬN XÉT CỦA GIẢNG VIÊN HƯỚNG DẪN</w:t>
        </w:r>
        <w:r w:rsidR="00984F21">
          <w:rPr>
            <w:noProof/>
            <w:webHidden/>
          </w:rPr>
          <w:tab/>
        </w:r>
        <w:r w:rsidR="00984F21">
          <w:rPr>
            <w:noProof/>
            <w:webHidden/>
          </w:rPr>
          <w:fldChar w:fldCharType="begin"/>
        </w:r>
        <w:r w:rsidR="00984F21">
          <w:rPr>
            <w:noProof/>
            <w:webHidden/>
          </w:rPr>
          <w:instrText xml:space="preserve"> PAGEREF _Toc141605830 \h </w:instrText>
        </w:r>
        <w:r w:rsidR="00984F21">
          <w:rPr>
            <w:noProof/>
            <w:webHidden/>
          </w:rPr>
        </w:r>
        <w:r w:rsidR="00984F21">
          <w:rPr>
            <w:noProof/>
            <w:webHidden/>
          </w:rPr>
          <w:fldChar w:fldCharType="separate"/>
        </w:r>
        <w:r w:rsidR="00984F21">
          <w:rPr>
            <w:noProof/>
            <w:webHidden/>
          </w:rPr>
          <w:t>iv</w:t>
        </w:r>
        <w:r w:rsidR="00984F21">
          <w:rPr>
            <w:noProof/>
            <w:webHidden/>
          </w:rPr>
          <w:fldChar w:fldCharType="end"/>
        </w:r>
      </w:hyperlink>
    </w:p>
    <w:p w14:paraId="00E00529" w14:textId="72B35C58" w:rsidR="00984F21" w:rsidRDefault="002604C8">
      <w:pPr>
        <w:pStyle w:val="TOC1"/>
        <w:tabs>
          <w:tab w:val="right" w:leader="dot" w:pos="9062"/>
        </w:tabs>
        <w:rPr>
          <w:rFonts w:asciiTheme="minorHAnsi" w:eastAsiaTheme="minorEastAsia" w:hAnsiTheme="minorHAnsi" w:cstheme="minorBidi"/>
          <w:b w:val="0"/>
          <w:bCs w:val="0"/>
          <w:caps w:val="0"/>
          <w:noProof/>
          <w:sz w:val="22"/>
          <w:szCs w:val="22"/>
        </w:rPr>
      </w:pPr>
      <w:hyperlink w:anchor="_Toc141605831" w:history="1">
        <w:r w:rsidR="00984F21" w:rsidRPr="000E3CEA">
          <w:rPr>
            <w:rStyle w:val="Hyperlink"/>
            <w:noProof/>
          </w:rPr>
          <w:t>LỜI CẢM ƠN</w:t>
        </w:r>
        <w:r w:rsidR="00984F21">
          <w:rPr>
            <w:noProof/>
            <w:webHidden/>
          </w:rPr>
          <w:tab/>
        </w:r>
        <w:r w:rsidR="00984F21">
          <w:rPr>
            <w:noProof/>
            <w:webHidden/>
          </w:rPr>
          <w:fldChar w:fldCharType="begin"/>
        </w:r>
        <w:r w:rsidR="00984F21">
          <w:rPr>
            <w:noProof/>
            <w:webHidden/>
          </w:rPr>
          <w:instrText xml:space="preserve"> PAGEREF _Toc141605831 \h </w:instrText>
        </w:r>
        <w:r w:rsidR="00984F21">
          <w:rPr>
            <w:noProof/>
            <w:webHidden/>
          </w:rPr>
        </w:r>
        <w:r w:rsidR="00984F21">
          <w:rPr>
            <w:noProof/>
            <w:webHidden/>
          </w:rPr>
          <w:fldChar w:fldCharType="separate"/>
        </w:r>
        <w:r w:rsidR="00984F21">
          <w:rPr>
            <w:noProof/>
            <w:webHidden/>
          </w:rPr>
          <w:t>v</w:t>
        </w:r>
        <w:r w:rsidR="00984F21">
          <w:rPr>
            <w:noProof/>
            <w:webHidden/>
          </w:rPr>
          <w:fldChar w:fldCharType="end"/>
        </w:r>
      </w:hyperlink>
    </w:p>
    <w:p w14:paraId="2D32B31D" w14:textId="43E9E359" w:rsidR="00984F21" w:rsidRDefault="002604C8">
      <w:pPr>
        <w:pStyle w:val="TOC1"/>
        <w:tabs>
          <w:tab w:val="right" w:leader="dot" w:pos="9062"/>
        </w:tabs>
        <w:rPr>
          <w:rFonts w:asciiTheme="minorHAnsi" w:eastAsiaTheme="minorEastAsia" w:hAnsiTheme="minorHAnsi" w:cstheme="minorBidi"/>
          <w:b w:val="0"/>
          <w:bCs w:val="0"/>
          <w:caps w:val="0"/>
          <w:noProof/>
          <w:sz w:val="22"/>
          <w:szCs w:val="22"/>
        </w:rPr>
      </w:pPr>
      <w:hyperlink w:anchor="_Toc141605832" w:history="1">
        <w:r w:rsidR="00984F21" w:rsidRPr="000E3CEA">
          <w:rPr>
            <w:rStyle w:val="Hyperlink"/>
            <w:noProof/>
          </w:rPr>
          <w:t>MỤC LỤC</w:t>
        </w:r>
        <w:r w:rsidR="00984F21">
          <w:rPr>
            <w:noProof/>
            <w:webHidden/>
          </w:rPr>
          <w:tab/>
        </w:r>
        <w:r w:rsidR="00984F21">
          <w:rPr>
            <w:noProof/>
            <w:webHidden/>
          </w:rPr>
          <w:fldChar w:fldCharType="begin"/>
        </w:r>
        <w:r w:rsidR="00984F21">
          <w:rPr>
            <w:noProof/>
            <w:webHidden/>
          </w:rPr>
          <w:instrText xml:space="preserve"> PAGEREF _Toc141605832 \h </w:instrText>
        </w:r>
        <w:r w:rsidR="00984F21">
          <w:rPr>
            <w:noProof/>
            <w:webHidden/>
          </w:rPr>
        </w:r>
        <w:r w:rsidR="00984F21">
          <w:rPr>
            <w:noProof/>
            <w:webHidden/>
          </w:rPr>
          <w:fldChar w:fldCharType="separate"/>
        </w:r>
        <w:r w:rsidR="00984F21">
          <w:rPr>
            <w:noProof/>
            <w:webHidden/>
          </w:rPr>
          <w:t>vi</w:t>
        </w:r>
        <w:r w:rsidR="00984F21">
          <w:rPr>
            <w:noProof/>
            <w:webHidden/>
          </w:rPr>
          <w:fldChar w:fldCharType="end"/>
        </w:r>
      </w:hyperlink>
    </w:p>
    <w:p w14:paraId="0D0E2260" w14:textId="262979CA" w:rsidR="00984F21" w:rsidRDefault="002604C8">
      <w:pPr>
        <w:pStyle w:val="TOC1"/>
        <w:tabs>
          <w:tab w:val="right" w:leader="dot" w:pos="9062"/>
        </w:tabs>
        <w:rPr>
          <w:rFonts w:asciiTheme="minorHAnsi" w:eastAsiaTheme="minorEastAsia" w:hAnsiTheme="minorHAnsi" w:cstheme="minorBidi"/>
          <w:b w:val="0"/>
          <w:bCs w:val="0"/>
          <w:caps w:val="0"/>
          <w:noProof/>
          <w:sz w:val="22"/>
          <w:szCs w:val="22"/>
        </w:rPr>
      </w:pPr>
      <w:hyperlink w:anchor="_Toc141605833" w:history="1">
        <w:r w:rsidR="00984F21" w:rsidRPr="000E3CEA">
          <w:rPr>
            <w:rStyle w:val="Hyperlink"/>
            <w:noProof/>
          </w:rPr>
          <w:t>DANH MỤC HÌNH VẼ</w:t>
        </w:r>
        <w:r w:rsidR="00984F21">
          <w:rPr>
            <w:noProof/>
            <w:webHidden/>
          </w:rPr>
          <w:tab/>
        </w:r>
        <w:r w:rsidR="00984F21">
          <w:rPr>
            <w:noProof/>
            <w:webHidden/>
          </w:rPr>
          <w:fldChar w:fldCharType="begin"/>
        </w:r>
        <w:r w:rsidR="00984F21">
          <w:rPr>
            <w:noProof/>
            <w:webHidden/>
          </w:rPr>
          <w:instrText xml:space="preserve"> PAGEREF _Toc141605833 \h </w:instrText>
        </w:r>
        <w:r w:rsidR="00984F21">
          <w:rPr>
            <w:noProof/>
            <w:webHidden/>
          </w:rPr>
        </w:r>
        <w:r w:rsidR="00984F21">
          <w:rPr>
            <w:noProof/>
            <w:webHidden/>
          </w:rPr>
          <w:fldChar w:fldCharType="separate"/>
        </w:r>
        <w:r w:rsidR="00984F21">
          <w:rPr>
            <w:noProof/>
            <w:webHidden/>
          </w:rPr>
          <w:t>x</w:t>
        </w:r>
        <w:r w:rsidR="00984F21">
          <w:rPr>
            <w:noProof/>
            <w:webHidden/>
          </w:rPr>
          <w:fldChar w:fldCharType="end"/>
        </w:r>
      </w:hyperlink>
    </w:p>
    <w:p w14:paraId="72497CC0" w14:textId="39F95095" w:rsidR="00984F21" w:rsidRDefault="002604C8">
      <w:pPr>
        <w:pStyle w:val="TOC1"/>
        <w:tabs>
          <w:tab w:val="right" w:leader="dot" w:pos="9062"/>
        </w:tabs>
        <w:rPr>
          <w:rFonts w:asciiTheme="minorHAnsi" w:eastAsiaTheme="minorEastAsia" w:hAnsiTheme="minorHAnsi" w:cstheme="minorBidi"/>
          <w:b w:val="0"/>
          <w:bCs w:val="0"/>
          <w:caps w:val="0"/>
          <w:noProof/>
          <w:sz w:val="22"/>
          <w:szCs w:val="22"/>
        </w:rPr>
      </w:pPr>
      <w:hyperlink w:anchor="_Toc141605834" w:history="1">
        <w:r w:rsidR="00984F21" w:rsidRPr="000E3CEA">
          <w:rPr>
            <w:rStyle w:val="Hyperlink"/>
            <w:noProof/>
          </w:rPr>
          <w:t>MỞ ĐẦU</w:t>
        </w:r>
        <w:r w:rsidR="00984F21">
          <w:rPr>
            <w:noProof/>
            <w:webHidden/>
          </w:rPr>
          <w:tab/>
        </w:r>
        <w:r w:rsidR="00984F21">
          <w:rPr>
            <w:noProof/>
            <w:webHidden/>
          </w:rPr>
          <w:fldChar w:fldCharType="begin"/>
        </w:r>
        <w:r w:rsidR="00984F21">
          <w:rPr>
            <w:noProof/>
            <w:webHidden/>
          </w:rPr>
          <w:instrText xml:space="preserve"> PAGEREF _Toc141605834 \h </w:instrText>
        </w:r>
        <w:r w:rsidR="00984F21">
          <w:rPr>
            <w:noProof/>
            <w:webHidden/>
          </w:rPr>
        </w:r>
        <w:r w:rsidR="00984F21">
          <w:rPr>
            <w:noProof/>
            <w:webHidden/>
          </w:rPr>
          <w:fldChar w:fldCharType="separate"/>
        </w:r>
        <w:r w:rsidR="00984F21">
          <w:rPr>
            <w:noProof/>
            <w:webHidden/>
          </w:rPr>
          <w:t>1</w:t>
        </w:r>
        <w:r w:rsidR="00984F21">
          <w:rPr>
            <w:noProof/>
            <w:webHidden/>
          </w:rPr>
          <w:fldChar w:fldCharType="end"/>
        </w:r>
      </w:hyperlink>
    </w:p>
    <w:p w14:paraId="0843B8F8" w14:textId="06C98D0E" w:rsidR="00984F21" w:rsidRDefault="002604C8">
      <w:pPr>
        <w:pStyle w:val="TOC2"/>
        <w:tabs>
          <w:tab w:val="right" w:leader="dot" w:pos="9062"/>
        </w:tabs>
        <w:rPr>
          <w:rFonts w:asciiTheme="minorHAnsi" w:eastAsiaTheme="minorEastAsia" w:hAnsiTheme="minorHAnsi" w:cstheme="minorBidi"/>
          <w:b w:val="0"/>
          <w:bCs w:val="0"/>
          <w:noProof/>
          <w:sz w:val="22"/>
          <w:szCs w:val="22"/>
        </w:rPr>
      </w:pPr>
      <w:hyperlink w:anchor="_Toc141605835" w:history="1">
        <w:r w:rsidR="00984F21" w:rsidRPr="000E3CEA">
          <w:rPr>
            <w:rStyle w:val="Hyperlink"/>
            <w:noProof/>
          </w:rPr>
          <w:t>1. Giới thiệu</w:t>
        </w:r>
        <w:r w:rsidR="00984F21">
          <w:rPr>
            <w:noProof/>
            <w:webHidden/>
          </w:rPr>
          <w:tab/>
        </w:r>
        <w:r w:rsidR="00984F21">
          <w:rPr>
            <w:noProof/>
            <w:webHidden/>
          </w:rPr>
          <w:fldChar w:fldCharType="begin"/>
        </w:r>
        <w:r w:rsidR="00984F21">
          <w:rPr>
            <w:noProof/>
            <w:webHidden/>
          </w:rPr>
          <w:instrText xml:space="preserve"> PAGEREF _Toc141605835 \h </w:instrText>
        </w:r>
        <w:r w:rsidR="00984F21">
          <w:rPr>
            <w:noProof/>
            <w:webHidden/>
          </w:rPr>
        </w:r>
        <w:r w:rsidR="00984F21">
          <w:rPr>
            <w:noProof/>
            <w:webHidden/>
          </w:rPr>
          <w:fldChar w:fldCharType="separate"/>
        </w:r>
        <w:r w:rsidR="00984F21">
          <w:rPr>
            <w:noProof/>
            <w:webHidden/>
          </w:rPr>
          <w:t>1</w:t>
        </w:r>
        <w:r w:rsidR="00984F21">
          <w:rPr>
            <w:noProof/>
            <w:webHidden/>
          </w:rPr>
          <w:fldChar w:fldCharType="end"/>
        </w:r>
      </w:hyperlink>
    </w:p>
    <w:p w14:paraId="291BAA7B" w14:textId="76B802C5" w:rsidR="00984F21" w:rsidRDefault="002604C8">
      <w:pPr>
        <w:pStyle w:val="TOC2"/>
        <w:tabs>
          <w:tab w:val="right" w:leader="dot" w:pos="9062"/>
        </w:tabs>
        <w:rPr>
          <w:rFonts w:asciiTheme="minorHAnsi" w:eastAsiaTheme="minorEastAsia" w:hAnsiTheme="minorHAnsi" w:cstheme="minorBidi"/>
          <w:b w:val="0"/>
          <w:bCs w:val="0"/>
          <w:noProof/>
          <w:sz w:val="22"/>
          <w:szCs w:val="22"/>
        </w:rPr>
      </w:pPr>
      <w:hyperlink w:anchor="_Toc141605836" w:history="1">
        <w:r w:rsidR="00984F21" w:rsidRPr="000E3CEA">
          <w:rPr>
            <w:rStyle w:val="Hyperlink"/>
            <w:noProof/>
          </w:rPr>
          <w:t>2. Mục tiêu của dự án</w:t>
        </w:r>
        <w:r w:rsidR="00984F21">
          <w:rPr>
            <w:noProof/>
            <w:webHidden/>
          </w:rPr>
          <w:tab/>
        </w:r>
        <w:r w:rsidR="00984F21">
          <w:rPr>
            <w:noProof/>
            <w:webHidden/>
          </w:rPr>
          <w:fldChar w:fldCharType="begin"/>
        </w:r>
        <w:r w:rsidR="00984F21">
          <w:rPr>
            <w:noProof/>
            <w:webHidden/>
          </w:rPr>
          <w:instrText xml:space="preserve"> PAGEREF _Toc141605836 \h </w:instrText>
        </w:r>
        <w:r w:rsidR="00984F21">
          <w:rPr>
            <w:noProof/>
            <w:webHidden/>
          </w:rPr>
        </w:r>
        <w:r w:rsidR="00984F21">
          <w:rPr>
            <w:noProof/>
            <w:webHidden/>
          </w:rPr>
          <w:fldChar w:fldCharType="separate"/>
        </w:r>
        <w:r w:rsidR="00984F21">
          <w:rPr>
            <w:noProof/>
            <w:webHidden/>
          </w:rPr>
          <w:t>1</w:t>
        </w:r>
        <w:r w:rsidR="00984F21">
          <w:rPr>
            <w:noProof/>
            <w:webHidden/>
          </w:rPr>
          <w:fldChar w:fldCharType="end"/>
        </w:r>
      </w:hyperlink>
    </w:p>
    <w:p w14:paraId="256806DA" w14:textId="727C09AA" w:rsidR="00984F21" w:rsidRDefault="002604C8">
      <w:pPr>
        <w:pStyle w:val="TOC2"/>
        <w:tabs>
          <w:tab w:val="right" w:leader="dot" w:pos="9062"/>
        </w:tabs>
        <w:rPr>
          <w:rFonts w:asciiTheme="minorHAnsi" w:eastAsiaTheme="minorEastAsia" w:hAnsiTheme="minorHAnsi" w:cstheme="minorBidi"/>
          <w:b w:val="0"/>
          <w:bCs w:val="0"/>
          <w:noProof/>
          <w:sz w:val="22"/>
          <w:szCs w:val="22"/>
        </w:rPr>
      </w:pPr>
      <w:hyperlink w:anchor="_Toc141605837" w:history="1">
        <w:r w:rsidR="00984F21" w:rsidRPr="000E3CEA">
          <w:rPr>
            <w:rStyle w:val="Hyperlink"/>
            <w:noProof/>
          </w:rPr>
          <w:t>3. Phương pháp nghiên cứu</w:t>
        </w:r>
        <w:r w:rsidR="00984F21">
          <w:rPr>
            <w:noProof/>
            <w:webHidden/>
          </w:rPr>
          <w:tab/>
        </w:r>
        <w:r w:rsidR="00984F21">
          <w:rPr>
            <w:noProof/>
            <w:webHidden/>
          </w:rPr>
          <w:fldChar w:fldCharType="begin"/>
        </w:r>
        <w:r w:rsidR="00984F21">
          <w:rPr>
            <w:noProof/>
            <w:webHidden/>
          </w:rPr>
          <w:instrText xml:space="preserve"> PAGEREF _Toc141605837 \h </w:instrText>
        </w:r>
        <w:r w:rsidR="00984F21">
          <w:rPr>
            <w:noProof/>
            <w:webHidden/>
          </w:rPr>
        </w:r>
        <w:r w:rsidR="00984F21">
          <w:rPr>
            <w:noProof/>
            <w:webHidden/>
          </w:rPr>
          <w:fldChar w:fldCharType="separate"/>
        </w:r>
        <w:r w:rsidR="00984F21">
          <w:rPr>
            <w:noProof/>
            <w:webHidden/>
          </w:rPr>
          <w:t>1</w:t>
        </w:r>
        <w:r w:rsidR="00984F21">
          <w:rPr>
            <w:noProof/>
            <w:webHidden/>
          </w:rPr>
          <w:fldChar w:fldCharType="end"/>
        </w:r>
      </w:hyperlink>
    </w:p>
    <w:p w14:paraId="22DBAEB1" w14:textId="50AC97AC" w:rsidR="00984F21" w:rsidRDefault="002604C8">
      <w:pPr>
        <w:pStyle w:val="TOC2"/>
        <w:tabs>
          <w:tab w:val="right" w:leader="dot" w:pos="9062"/>
        </w:tabs>
        <w:rPr>
          <w:rFonts w:asciiTheme="minorHAnsi" w:eastAsiaTheme="minorEastAsia" w:hAnsiTheme="minorHAnsi" w:cstheme="minorBidi"/>
          <w:b w:val="0"/>
          <w:bCs w:val="0"/>
          <w:noProof/>
          <w:sz w:val="22"/>
          <w:szCs w:val="22"/>
        </w:rPr>
      </w:pPr>
      <w:hyperlink w:anchor="_Toc141605838" w:history="1">
        <w:r w:rsidR="00984F21" w:rsidRPr="000E3CEA">
          <w:rPr>
            <w:rStyle w:val="Hyperlink"/>
            <w:noProof/>
          </w:rPr>
          <w:t>4. Bố cục báo cáo</w:t>
        </w:r>
        <w:r w:rsidR="00984F21">
          <w:rPr>
            <w:noProof/>
            <w:webHidden/>
          </w:rPr>
          <w:tab/>
        </w:r>
        <w:r w:rsidR="00984F21">
          <w:rPr>
            <w:noProof/>
            <w:webHidden/>
          </w:rPr>
          <w:fldChar w:fldCharType="begin"/>
        </w:r>
        <w:r w:rsidR="00984F21">
          <w:rPr>
            <w:noProof/>
            <w:webHidden/>
          </w:rPr>
          <w:instrText xml:space="preserve"> PAGEREF _Toc141605838 \h </w:instrText>
        </w:r>
        <w:r w:rsidR="00984F21">
          <w:rPr>
            <w:noProof/>
            <w:webHidden/>
          </w:rPr>
        </w:r>
        <w:r w:rsidR="00984F21">
          <w:rPr>
            <w:noProof/>
            <w:webHidden/>
          </w:rPr>
          <w:fldChar w:fldCharType="separate"/>
        </w:r>
        <w:r w:rsidR="00984F21">
          <w:rPr>
            <w:noProof/>
            <w:webHidden/>
          </w:rPr>
          <w:t>1</w:t>
        </w:r>
        <w:r w:rsidR="00984F21">
          <w:rPr>
            <w:noProof/>
            <w:webHidden/>
          </w:rPr>
          <w:fldChar w:fldCharType="end"/>
        </w:r>
      </w:hyperlink>
    </w:p>
    <w:p w14:paraId="60C97971" w14:textId="7B8C2921" w:rsidR="00984F21" w:rsidRDefault="002604C8">
      <w:pPr>
        <w:pStyle w:val="TOC1"/>
        <w:tabs>
          <w:tab w:val="right" w:leader="dot" w:pos="9062"/>
        </w:tabs>
        <w:rPr>
          <w:rFonts w:asciiTheme="minorHAnsi" w:eastAsiaTheme="minorEastAsia" w:hAnsiTheme="minorHAnsi" w:cstheme="minorBidi"/>
          <w:b w:val="0"/>
          <w:bCs w:val="0"/>
          <w:caps w:val="0"/>
          <w:noProof/>
          <w:sz w:val="22"/>
          <w:szCs w:val="22"/>
        </w:rPr>
      </w:pPr>
      <w:hyperlink w:anchor="_Toc141605839" w:history="1">
        <w:r w:rsidR="00984F21" w:rsidRPr="000E3CEA">
          <w:rPr>
            <w:rStyle w:val="Hyperlink"/>
            <w:noProof/>
          </w:rPr>
          <w:t>Chương 1. GIỚI THIỆU VỀ C</w:t>
        </w:r>
        <w:r w:rsidR="00984F21" w:rsidRPr="000E3CEA">
          <w:rPr>
            <w:rStyle w:val="Hyperlink"/>
            <w:noProof/>
          </w:rPr>
          <w:t>Ô</w:t>
        </w:r>
        <w:r w:rsidR="00984F21" w:rsidRPr="000E3CEA">
          <w:rPr>
            <w:rStyle w:val="Hyperlink"/>
            <w:noProof/>
          </w:rPr>
          <w:t>NG TY IT C-FORCE NHẬT BẢN</w:t>
        </w:r>
        <w:r w:rsidR="00984F21">
          <w:rPr>
            <w:noProof/>
            <w:webHidden/>
          </w:rPr>
          <w:tab/>
        </w:r>
        <w:r w:rsidR="00984F21">
          <w:rPr>
            <w:noProof/>
            <w:webHidden/>
          </w:rPr>
          <w:fldChar w:fldCharType="begin"/>
        </w:r>
        <w:r w:rsidR="00984F21">
          <w:rPr>
            <w:noProof/>
            <w:webHidden/>
          </w:rPr>
          <w:instrText xml:space="preserve"> PAGEREF _Toc141605839 \h </w:instrText>
        </w:r>
        <w:r w:rsidR="00984F21">
          <w:rPr>
            <w:noProof/>
            <w:webHidden/>
          </w:rPr>
        </w:r>
        <w:r w:rsidR="00984F21">
          <w:rPr>
            <w:noProof/>
            <w:webHidden/>
          </w:rPr>
          <w:fldChar w:fldCharType="separate"/>
        </w:r>
        <w:r w:rsidR="00984F21">
          <w:rPr>
            <w:noProof/>
            <w:webHidden/>
          </w:rPr>
          <w:t>2</w:t>
        </w:r>
        <w:r w:rsidR="00984F21">
          <w:rPr>
            <w:noProof/>
            <w:webHidden/>
          </w:rPr>
          <w:fldChar w:fldCharType="end"/>
        </w:r>
      </w:hyperlink>
    </w:p>
    <w:p w14:paraId="2C44C649" w14:textId="648AFF70" w:rsidR="00984F21" w:rsidRDefault="002604C8">
      <w:pPr>
        <w:pStyle w:val="TOC2"/>
        <w:tabs>
          <w:tab w:val="left" w:pos="522"/>
          <w:tab w:val="right" w:leader="dot" w:pos="9062"/>
        </w:tabs>
        <w:rPr>
          <w:rFonts w:asciiTheme="minorHAnsi" w:eastAsiaTheme="minorEastAsia" w:hAnsiTheme="minorHAnsi" w:cstheme="minorBidi"/>
          <w:b w:val="0"/>
          <w:bCs w:val="0"/>
          <w:noProof/>
          <w:sz w:val="22"/>
          <w:szCs w:val="22"/>
        </w:rPr>
      </w:pPr>
      <w:hyperlink w:anchor="_Toc141605841" w:history="1">
        <w:r w:rsidR="00984F21" w:rsidRPr="000E3CEA">
          <w:rPr>
            <w:rStyle w:val="Hyperlink"/>
            <w:noProof/>
          </w:rPr>
          <w:t>1.</w:t>
        </w:r>
        <w:r w:rsidR="00984F21">
          <w:rPr>
            <w:rFonts w:asciiTheme="minorHAnsi" w:eastAsiaTheme="minorEastAsia" w:hAnsiTheme="minorHAnsi" w:cstheme="minorBidi"/>
            <w:b w:val="0"/>
            <w:bCs w:val="0"/>
            <w:noProof/>
            <w:sz w:val="22"/>
            <w:szCs w:val="22"/>
          </w:rPr>
          <w:tab/>
        </w:r>
        <w:r w:rsidR="00984F21" w:rsidRPr="000E3CEA">
          <w:rPr>
            <w:rStyle w:val="Hyperlink"/>
            <w:noProof/>
          </w:rPr>
          <w:t>Cơ quan thực tập</w:t>
        </w:r>
        <w:r w:rsidR="00984F21">
          <w:rPr>
            <w:noProof/>
            <w:webHidden/>
          </w:rPr>
          <w:tab/>
        </w:r>
        <w:r w:rsidR="00984F21">
          <w:rPr>
            <w:noProof/>
            <w:webHidden/>
          </w:rPr>
          <w:fldChar w:fldCharType="begin"/>
        </w:r>
        <w:r w:rsidR="00984F21">
          <w:rPr>
            <w:noProof/>
            <w:webHidden/>
          </w:rPr>
          <w:instrText xml:space="preserve"> PAGEREF _Toc141605841 \h </w:instrText>
        </w:r>
        <w:r w:rsidR="00984F21">
          <w:rPr>
            <w:noProof/>
            <w:webHidden/>
          </w:rPr>
        </w:r>
        <w:r w:rsidR="00984F21">
          <w:rPr>
            <w:noProof/>
            <w:webHidden/>
          </w:rPr>
          <w:fldChar w:fldCharType="separate"/>
        </w:r>
        <w:r w:rsidR="00984F21">
          <w:rPr>
            <w:noProof/>
            <w:webHidden/>
          </w:rPr>
          <w:t>2</w:t>
        </w:r>
        <w:r w:rsidR="00984F21">
          <w:rPr>
            <w:noProof/>
            <w:webHidden/>
          </w:rPr>
          <w:fldChar w:fldCharType="end"/>
        </w:r>
      </w:hyperlink>
    </w:p>
    <w:p w14:paraId="65779703" w14:textId="56EAB042" w:rsidR="00984F21" w:rsidRDefault="002604C8">
      <w:pPr>
        <w:pStyle w:val="TOC2"/>
        <w:tabs>
          <w:tab w:val="left" w:pos="522"/>
          <w:tab w:val="right" w:leader="dot" w:pos="9062"/>
        </w:tabs>
        <w:rPr>
          <w:rFonts w:asciiTheme="minorHAnsi" w:eastAsiaTheme="minorEastAsia" w:hAnsiTheme="minorHAnsi" w:cstheme="minorBidi"/>
          <w:b w:val="0"/>
          <w:bCs w:val="0"/>
          <w:noProof/>
          <w:sz w:val="22"/>
          <w:szCs w:val="22"/>
        </w:rPr>
      </w:pPr>
      <w:hyperlink w:anchor="_Toc141605842" w:history="1">
        <w:r w:rsidR="00984F21" w:rsidRPr="000E3CEA">
          <w:rPr>
            <w:rStyle w:val="Hyperlink"/>
            <w:noProof/>
          </w:rPr>
          <w:t>2.</w:t>
        </w:r>
        <w:r w:rsidR="00984F21">
          <w:rPr>
            <w:rFonts w:asciiTheme="minorHAnsi" w:eastAsiaTheme="minorEastAsia" w:hAnsiTheme="minorHAnsi" w:cstheme="minorBidi"/>
            <w:b w:val="0"/>
            <w:bCs w:val="0"/>
            <w:noProof/>
            <w:sz w:val="22"/>
            <w:szCs w:val="22"/>
          </w:rPr>
          <w:tab/>
        </w:r>
        <w:r w:rsidR="00984F21" w:rsidRPr="000E3CEA">
          <w:rPr>
            <w:rStyle w:val="Hyperlink"/>
            <w:noProof/>
          </w:rPr>
          <w:t>Giới thiệu chung</w:t>
        </w:r>
        <w:r w:rsidR="00984F21">
          <w:rPr>
            <w:noProof/>
            <w:webHidden/>
          </w:rPr>
          <w:tab/>
        </w:r>
        <w:r w:rsidR="00984F21">
          <w:rPr>
            <w:noProof/>
            <w:webHidden/>
          </w:rPr>
          <w:fldChar w:fldCharType="begin"/>
        </w:r>
        <w:r w:rsidR="00984F21">
          <w:rPr>
            <w:noProof/>
            <w:webHidden/>
          </w:rPr>
          <w:instrText xml:space="preserve"> PAGEREF _Toc141605842 \h </w:instrText>
        </w:r>
        <w:r w:rsidR="00984F21">
          <w:rPr>
            <w:noProof/>
            <w:webHidden/>
          </w:rPr>
        </w:r>
        <w:r w:rsidR="00984F21">
          <w:rPr>
            <w:noProof/>
            <w:webHidden/>
          </w:rPr>
          <w:fldChar w:fldCharType="separate"/>
        </w:r>
        <w:r w:rsidR="00984F21">
          <w:rPr>
            <w:noProof/>
            <w:webHidden/>
          </w:rPr>
          <w:t>2</w:t>
        </w:r>
        <w:r w:rsidR="00984F21">
          <w:rPr>
            <w:noProof/>
            <w:webHidden/>
          </w:rPr>
          <w:fldChar w:fldCharType="end"/>
        </w:r>
      </w:hyperlink>
    </w:p>
    <w:p w14:paraId="37E94CA5" w14:textId="33324695" w:rsidR="00984F21" w:rsidRDefault="002604C8">
      <w:pPr>
        <w:pStyle w:val="TOC2"/>
        <w:tabs>
          <w:tab w:val="left" w:pos="522"/>
          <w:tab w:val="right" w:leader="dot" w:pos="9062"/>
        </w:tabs>
        <w:rPr>
          <w:rFonts w:asciiTheme="minorHAnsi" w:eastAsiaTheme="minorEastAsia" w:hAnsiTheme="minorHAnsi" w:cstheme="minorBidi"/>
          <w:b w:val="0"/>
          <w:bCs w:val="0"/>
          <w:noProof/>
          <w:sz w:val="22"/>
          <w:szCs w:val="22"/>
        </w:rPr>
      </w:pPr>
      <w:hyperlink w:anchor="_Toc141605843" w:history="1">
        <w:r w:rsidR="00984F21" w:rsidRPr="000E3CEA">
          <w:rPr>
            <w:rStyle w:val="Hyperlink"/>
            <w:noProof/>
          </w:rPr>
          <w:t>3.</w:t>
        </w:r>
        <w:r w:rsidR="00984F21">
          <w:rPr>
            <w:rFonts w:asciiTheme="minorHAnsi" w:eastAsiaTheme="minorEastAsia" w:hAnsiTheme="minorHAnsi" w:cstheme="minorBidi"/>
            <w:b w:val="0"/>
            <w:bCs w:val="0"/>
            <w:noProof/>
            <w:sz w:val="22"/>
            <w:szCs w:val="22"/>
          </w:rPr>
          <w:tab/>
        </w:r>
        <w:r w:rsidR="00984F21" w:rsidRPr="000E3CEA">
          <w:rPr>
            <w:rStyle w:val="Hyperlink"/>
            <w:noProof/>
          </w:rPr>
          <w:t>Mục tiêu hoạt động</w:t>
        </w:r>
        <w:r w:rsidR="00984F21">
          <w:rPr>
            <w:noProof/>
            <w:webHidden/>
          </w:rPr>
          <w:tab/>
        </w:r>
        <w:r w:rsidR="00984F21">
          <w:rPr>
            <w:noProof/>
            <w:webHidden/>
          </w:rPr>
          <w:fldChar w:fldCharType="begin"/>
        </w:r>
        <w:r w:rsidR="00984F21">
          <w:rPr>
            <w:noProof/>
            <w:webHidden/>
          </w:rPr>
          <w:instrText xml:space="preserve"> PAGEREF _Toc141605843 \h </w:instrText>
        </w:r>
        <w:r w:rsidR="00984F21">
          <w:rPr>
            <w:noProof/>
            <w:webHidden/>
          </w:rPr>
        </w:r>
        <w:r w:rsidR="00984F21">
          <w:rPr>
            <w:noProof/>
            <w:webHidden/>
          </w:rPr>
          <w:fldChar w:fldCharType="separate"/>
        </w:r>
        <w:r w:rsidR="00984F21">
          <w:rPr>
            <w:noProof/>
            <w:webHidden/>
          </w:rPr>
          <w:t>2</w:t>
        </w:r>
        <w:r w:rsidR="00984F21">
          <w:rPr>
            <w:noProof/>
            <w:webHidden/>
          </w:rPr>
          <w:fldChar w:fldCharType="end"/>
        </w:r>
      </w:hyperlink>
    </w:p>
    <w:p w14:paraId="0C2E27C4" w14:textId="540F3F8C" w:rsidR="00984F21" w:rsidRDefault="002604C8">
      <w:pPr>
        <w:pStyle w:val="TOC2"/>
        <w:tabs>
          <w:tab w:val="left" w:pos="522"/>
          <w:tab w:val="right" w:leader="dot" w:pos="9062"/>
        </w:tabs>
        <w:rPr>
          <w:rFonts w:asciiTheme="minorHAnsi" w:eastAsiaTheme="minorEastAsia" w:hAnsiTheme="minorHAnsi" w:cstheme="minorBidi"/>
          <w:b w:val="0"/>
          <w:bCs w:val="0"/>
          <w:noProof/>
          <w:sz w:val="22"/>
          <w:szCs w:val="22"/>
        </w:rPr>
      </w:pPr>
      <w:hyperlink w:anchor="_Toc141605844" w:history="1">
        <w:r w:rsidR="00984F21" w:rsidRPr="000E3CEA">
          <w:rPr>
            <w:rStyle w:val="Hyperlink"/>
            <w:noProof/>
          </w:rPr>
          <w:t>4.</w:t>
        </w:r>
        <w:r w:rsidR="00984F21">
          <w:rPr>
            <w:rFonts w:asciiTheme="minorHAnsi" w:eastAsiaTheme="minorEastAsia" w:hAnsiTheme="minorHAnsi" w:cstheme="minorBidi"/>
            <w:b w:val="0"/>
            <w:bCs w:val="0"/>
            <w:noProof/>
            <w:sz w:val="22"/>
            <w:szCs w:val="22"/>
          </w:rPr>
          <w:tab/>
        </w:r>
        <w:r w:rsidR="00984F21" w:rsidRPr="000E3CEA">
          <w:rPr>
            <w:rStyle w:val="Hyperlink"/>
            <w:noProof/>
          </w:rPr>
          <w:t>Lĩnh vực hoạt động</w:t>
        </w:r>
        <w:r w:rsidR="00984F21">
          <w:rPr>
            <w:noProof/>
            <w:webHidden/>
          </w:rPr>
          <w:tab/>
        </w:r>
        <w:r w:rsidR="00984F21">
          <w:rPr>
            <w:noProof/>
            <w:webHidden/>
          </w:rPr>
          <w:fldChar w:fldCharType="begin"/>
        </w:r>
        <w:r w:rsidR="00984F21">
          <w:rPr>
            <w:noProof/>
            <w:webHidden/>
          </w:rPr>
          <w:instrText xml:space="preserve"> PAGEREF _Toc141605844 \h </w:instrText>
        </w:r>
        <w:r w:rsidR="00984F21">
          <w:rPr>
            <w:noProof/>
            <w:webHidden/>
          </w:rPr>
        </w:r>
        <w:r w:rsidR="00984F21">
          <w:rPr>
            <w:noProof/>
            <w:webHidden/>
          </w:rPr>
          <w:fldChar w:fldCharType="separate"/>
        </w:r>
        <w:r w:rsidR="00984F21">
          <w:rPr>
            <w:noProof/>
            <w:webHidden/>
          </w:rPr>
          <w:t>3</w:t>
        </w:r>
        <w:r w:rsidR="00984F21">
          <w:rPr>
            <w:noProof/>
            <w:webHidden/>
          </w:rPr>
          <w:fldChar w:fldCharType="end"/>
        </w:r>
      </w:hyperlink>
    </w:p>
    <w:p w14:paraId="61B84B2A" w14:textId="127BB65B" w:rsidR="00984F21" w:rsidRDefault="002604C8">
      <w:pPr>
        <w:pStyle w:val="TOC1"/>
        <w:tabs>
          <w:tab w:val="right" w:leader="dot" w:pos="9062"/>
        </w:tabs>
        <w:rPr>
          <w:rFonts w:asciiTheme="minorHAnsi" w:eastAsiaTheme="minorEastAsia" w:hAnsiTheme="minorHAnsi" w:cstheme="minorBidi"/>
          <w:b w:val="0"/>
          <w:bCs w:val="0"/>
          <w:caps w:val="0"/>
          <w:noProof/>
          <w:sz w:val="22"/>
          <w:szCs w:val="22"/>
        </w:rPr>
      </w:pPr>
      <w:hyperlink w:anchor="_Toc141605845" w:history="1">
        <w:r w:rsidR="00984F21" w:rsidRPr="000E3CEA">
          <w:rPr>
            <w:rStyle w:val="Hyperlink"/>
            <w:noProof/>
          </w:rPr>
          <w:t>Chương 2. KẾT QUẢ KHẢO SÁT THỊ TRƯỜNG VÀ XÂY DỰNG MÔ HÌNH ỨNG DỤNG MYNOTE</w:t>
        </w:r>
        <w:r w:rsidR="00984F21">
          <w:rPr>
            <w:noProof/>
            <w:webHidden/>
          </w:rPr>
          <w:tab/>
        </w:r>
        <w:r w:rsidR="00984F21">
          <w:rPr>
            <w:noProof/>
            <w:webHidden/>
          </w:rPr>
          <w:fldChar w:fldCharType="begin"/>
        </w:r>
        <w:r w:rsidR="00984F21">
          <w:rPr>
            <w:noProof/>
            <w:webHidden/>
          </w:rPr>
          <w:instrText xml:space="preserve"> PAGEREF _Toc141605845 \h </w:instrText>
        </w:r>
        <w:r w:rsidR="00984F21">
          <w:rPr>
            <w:noProof/>
            <w:webHidden/>
          </w:rPr>
        </w:r>
        <w:r w:rsidR="00984F21">
          <w:rPr>
            <w:noProof/>
            <w:webHidden/>
          </w:rPr>
          <w:fldChar w:fldCharType="separate"/>
        </w:r>
        <w:r w:rsidR="00984F21">
          <w:rPr>
            <w:noProof/>
            <w:webHidden/>
          </w:rPr>
          <w:t>4</w:t>
        </w:r>
        <w:r w:rsidR="00984F21">
          <w:rPr>
            <w:noProof/>
            <w:webHidden/>
          </w:rPr>
          <w:fldChar w:fldCharType="end"/>
        </w:r>
      </w:hyperlink>
    </w:p>
    <w:p w14:paraId="7628769A" w14:textId="46721FA9" w:rsidR="00984F21" w:rsidRDefault="002604C8">
      <w:pPr>
        <w:pStyle w:val="TOC2"/>
        <w:tabs>
          <w:tab w:val="left" w:pos="522"/>
          <w:tab w:val="right" w:leader="dot" w:pos="9062"/>
        </w:tabs>
        <w:rPr>
          <w:rFonts w:asciiTheme="minorHAnsi" w:eastAsiaTheme="minorEastAsia" w:hAnsiTheme="minorHAnsi" w:cstheme="minorBidi"/>
          <w:b w:val="0"/>
          <w:bCs w:val="0"/>
          <w:noProof/>
          <w:sz w:val="22"/>
          <w:szCs w:val="22"/>
        </w:rPr>
      </w:pPr>
      <w:hyperlink w:anchor="_Toc141605846" w:history="1">
        <w:r w:rsidR="00984F21" w:rsidRPr="000E3CEA">
          <w:rPr>
            <w:rStyle w:val="Hyperlink"/>
            <w:noProof/>
          </w:rPr>
          <w:t>1.</w:t>
        </w:r>
        <w:r w:rsidR="00984F21">
          <w:rPr>
            <w:rFonts w:asciiTheme="minorHAnsi" w:eastAsiaTheme="minorEastAsia" w:hAnsiTheme="minorHAnsi" w:cstheme="minorBidi"/>
            <w:b w:val="0"/>
            <w:bCs w:val="0"/>
            <w:noProof/>
            <w:sz w:val="22"/>
            <w:szCs w:val="22"/>
          </w:rPr>
          <w:tab/>
        </w:r>
        <w:r w:rsidR="00984F21" w:rsidRPr="000E3CEA">
          <w:rPr>
            <w:rStyle w:val="Hyperlink"/>
            <w:noProof/>
          </w:rPr>
          <w:t>Thực trạng công việc được giao</w:t>
        </w:r>
        <w:r w:rsidR="00984F21">
          <w:rPr>
            <w:noProof/>
            <w:webHidden/>
          </w:rPr>
          <w:tab/>
        </w:r>
        <w:r w:rsidR="00984F21">
          <w:rPr>
            <w:noProof/>
            <w:webHidden/>
          </w:rPr>
          <w:fldChar w:fldCharType="begin"/>
        </w:r>
        <w:r w:rsidR="00984F21">
          <w:rPr>
            <w:noProof/>
            <w:webHidden/>
          </w:rPr>
          <w:instrText xml:space="preserve"> PAGEREF _Toc141605846 \h </w:instrText>
        </w:r>
        <w:r w:rsidR="00984F21">
          <w:rPr>
            <w:noProof/>
            <w:webHidden/>
          </w:rPr>
        </w:r>
        <w:r w:rsidR="00984F21">
          <w:rPr>
            <w:noProof/>
            <w:webHidden/>
          </w:rPr>
          <w:fldChar w:fldCharType="separate"/>
        </w:r>
        <w:r w:rsidR="00984F21">
          <w:rPr>
            <w:noProof/>
            <w:webHidden/>
          </w:rPr>
          <w:t>4</w:t>
        </w:r>
        <w:r w:rsidR="00984F21">
          <w:rPr>
            <w:noProof/>
            <w:webHidden/>
          </w:rPr>
          <w:fldChar w:fldCharType="end"/>
        </w:r>
      </w:hyperlink>
    </w:p>
    <w:p w14:paraId="095AE4D0" w14:textId="673253C1" w:rsidR="00984F21" w:rsidRDefault="002604C8">
      <w:pPr>
        <w:pStyle w:val="TOC3"/>
        <w:tabs>
          <w:tab w:val="left" w:pos="1040"/>
          <w:tab w:val="right" w:leader="dot" w:pos="9062"/>
        </w:tabs>
        <w:rPr>
          <w:rFonts w:asciiTheme="minorHAnsi" w:eastAsiaTheme="minorEastAsia" w:hAnsiTheme="minorHAnsi" w:cstheme="minorBidi"/>
          <w:noProof/>
          <w:sz w:val="22"/>
          <w:szCs w:val="22"/>
        </w:rPr>
      </w:pPr>
      <w:hyperlink w:anchor="_Toc141605847" w:history="1">
        <w:r w:rsidR="00984F21" w:rsidRPr="000E3CEA">
          <w:rPr>
            <w:rStyle w:val="Hyperlink"/>
            <w:noProof/>
          </w:rPr>
          <w:t xml:space="preserve">1.1. </w:t>
        </w:r>
        <w:r w:rsidR="00984F21">
          <w:rPr>
            <w:rFonts w:asciiTheme="minorHAnsi" w:eastAsiaTheme="minorEastAsia" w:hAnsiTheme="minorHAnsi" w:cstheme="minorBidi"/>
            <w:noProof/>
            <w:sz w:val="22"/>
            <w:szCs w:val="22"/>
          </w:rPr>
          <w:tab/>
        </w:r>
        <w:r w:rsidR="00984F21" w:rsidRPr="000E3CEA">
          <w:rPr>
            <w:rStyle w:val="Hyperlink"/>
            <w:noProof/>
          </w:rPr>
          <w:t>Mô tả công việc</w:t>
        </w:r>
        <w:r w:rsidR="00984F21">
          <w:rPr>
            <w:noProof/>
            <w:webHidden/>
          </w:rPr>
          <w:tab/>
        </w:r>
        <w:r w:rsidR="00984F21">
          <w:rPr>
            <w:noProof/>
            <w:webHidden/>
          </w:rPr>
          <w:fldChar w:fldCharType="begin"/>
        </w:r>
        <w:r w:rsidR="00984F21">
          <w:rPr>
            <w:noProof/>
            <w:webHidden/>
          </w:rPr>
          <w:instrText xml:space="preserve"> PAGEREF _Toc141605847 \h </w:instrText>
        </w:r>
        <w:r w:rsidR="00984F21">
          <w:rPr>
            <w:noProof/>
            <w:webHidden/>
          </w:rPr>
        </w:r>
        <w:r w:rsidR="00984F21">
          <w:rPr>
            <w:noProof/>
            <w:webHidden/>
          </w:rPr>
          <w:fldChar w:fldCharType="separate"/>
        </w:r>
        <w:r w:rsidR="00984F21">
          <w:rPr>
            <w:noProof/>
            <w:webHidden/>
          </w:rPr>
          <w:t>4</w:t>
        </w:r>
        <w:r w:rsidR="00984F21">
          <w:rPr>
            <w:noProof/>
            <w:webHidden/>
          </w:rPr>
          <w:fldChar w:fldCharType="end"/>
        </w:r>
      </w:hyperlink>
    </w:p>
    <w:p w14:paraId="7F08C491" w14:textId="40C3F223" w:rsidR="00984F21" w:rsidRDefault="002604C8">
      <w:pPr>
        <w:pStyle w:val="TOC3"/>
        <w:tabs>
          <w:tab w:val="left" w:pos="1040"/>
          <w:tab w:val="right" w:leader="dot" w:pos="9062"/>
        </w:tabs>
        <w:rPr>
          <w:rFonts w:asciiTheme="minorHAnsi" w:eastAsiaTheme="minorEastAsia" w:hAnsiTheme="minorHAnsi" w:cstheme="minorBidi"/>
          <w:noProof/>
          <w:sz w:val="22"/>
          <w:szCs w:val="22"/>
        </w:rPr>
      </w:pPr>
      <w:hyperlink w:anchor="_Toc141605848" w:history="1">
        <w:r w:rsidR="00984F21" w:rsidRPr="000E3CEA">
          <w:rPr>
            <w:rStyle w:val="Hyperlink"/>
            <w:noProof/>
          </w:rPr>
          <w:t>2.2.</w:t>
        </w:r>
        <w:r w:rsidR="00984F21">
          <w:rPr>
            <w:rFonts w:asciiTheme="minorHAnsi" w:eastAsiaTheme="minorEastAsia" w:hAnsiTheme="minorHAnsi" w:cstheme="minorBidi"/>
            <w:noProof/>
            <w:sz w:val="22"/>
            <w:szCs w:val="22"/>
          </w:rPr>
          <w:tab/>
        </w:r>
        <w:r w:rsidR="00984F21" w:rsidRPr="000E3CEA">
          <w:rPr>
            <w:rStyle w:val="Hyperlink"/>
            <w:noProof/>
          </w:rPr>
          <w:t>Đánh giá công việc được giao</w:t>
        </w:r>
        <w:r w:rsidR="00984F21">
          <w:rPr>
            <w:noProof/>
            <w:webHidden/>
          </w:rPr>
          <w:tab/>
        </w:r>
        <w:r w:rsidR="00984F21">
          <w:rPr>
            <w:noProof/>
            <w:webHidden/>
          </w:rPr>
          <w:fldChar w:fldCharType="begin"/>
        </w:r>
        <w:r w:rsidR="00984F21">
          <w:rPr>
            <w:noProof/>
            <w:webHidden/>
          </w:rPr>
          <w:instrText xml:space="preserve"> PAGEREF _Toc141605848 \h </w:instrText>
        </w:r>
        <w:r w:rsidR="00984F21">
          <w:rPr>
            <w:noProof/>
            <w:webHidden/>
          </w:rPr>
        </w:r>
        <w:r w:rsidR="00984F21">
          <w:rPr>
            <w:noProof/>
            <w:webHidden/>
          </w:rPr>
          <w:fldChar w:fldCharType="separate"/>
        </w:r>
        <w:r w:rsidR="00984F21">
          <w:rPr>
            <w:noProof/>
            <w:webHidden/>
          </w:rPr>
          <w:t>4</w:t>
        </w:r>
        <w:r w:rsidR="00984F21">
          <w:rPr>
            <w:noProof/>
            <w:webHidden/>
          </w:rPr>
          <w:fldChar w:fldCharType="end"/>
        </w:r>
      </w:hyperlink>
    </w:p>
    <w:p w14:paraId="0E69FA0C" w14:textId="15BD0CBD" w:rsidR="00984F21" w:rsidRDefault="002604C8">
      <w:pPr>
        <w:pStyle w:val="TOC2"/>
        <w:tabs>
          <w:tab w:val="left" w:pos="522"/>
          <w:tab w:val="right" w:leader="dot" w:pos="9062"/>
        </w:tabs>
        <w:rPr>
          <w:rFonts w:asciiTheme="minorHAnsi" w:eastAsiaTheme="minorEastAsia" w:hAnsiTheme="minorHAnsi" w:cstheme="minorBidi"/>
          <w:b w:val="0"/>
          <w:bCs w:val="0"/>
          <w:noProof/>
          <w:sz w:val="22"/>
          <w:szCs w:val="22"/>
        </w:rPr>
      </w:pPr>
      <w:hyperlink w:anchor="_Toc141605849" w:history="1">
        <w:r w:rsidR="00984F21" w:rsidRPr="000E3CEA">
          <w:rPr>
            <w:rStyle w:val="Hyperlink"/>
            <w:noProof/>
          </w:rPr>
          <w:t>2.</w:t>
        </w:r>
        <w:r w:rsidR="00984F21">
          <w:rPr>
            <w:rFonts w:asciiTheme="minorHAnsi" w:eastAsiaTheme="minorEastAsia" w:hAnsiTheme="minorHAnsi" w:cstheme="minorBidi"/>
            <w:b w:val="0"/>
            <w:bCs w:val="0"/>
            <w:noProof/>
            <w:sz w:val="22"/>
            <w:szCs w:val="22"/>
          </w:rPr>
          <w:tab/>
        </w:r>
        <w:r w:rsidR="00984F21" w:rsidRPr="000E3CEA">
          <w:rPr>
            <w:rStyle w:val="Hyperlink"/>
            <w:noProof/>
          </w:rPr>
          <w:t>Kết quả khảo sát thị trường: Viết tay và đánh máy: Nên chọn phương pháp nào?</w:t>
        </w:r>
        <w:r w:rsidR="00984F21">
          <w:rPr>
            <w:noProof/>
            <w:webHidden/>
          </w:rPr>
          <w:tab/>
        </w:r>
        <w:r w:rsidR="00984F21">
          <w:rPr>
            <w:noProof/>
            <w:webHidden/>
          </w:rPr>
          <w:fldChar w:fldCharType="begin"/>
        </w:r>
        <w:r w:rsidR="00984F21">
          <w:rPr>
            <w:noProof/>
            <w:webHidden/>
          </w:rPr>
          <w:instrText xml:space="preserve"> PAGEREF _Toc141605849 \h </w:instrText>
        </w:r>
        <w:r w:rsidR="00984F21">
          <w:rPr>
            <w:noProof/>
            <w:webHidden/>
          </w:rPr>
        </w:r>
        <w:r w:rsidR="00984F21">
          <w:rPr>
            <w:noProof/>
            <w:webHidden/>
          </w:rPr>
          <w:fldChar w:fldCharType="separate"/>
        </w:r>
        <w:r w:rsidR="00984F21">
          <w:rPr>
            <w:noProof/>
            <w:webHidden/>
          </w:rPr>
          <w:t>4</w:t>
        </w:r>
        <w:r w:rsidR="00984F21">
          <w:rPr>
            <w:noProof/>
            <w:webHidden/>
          </w:rPr>
          <w:fldChar w:fldCharType="end"/>
        </w:r>
      </w:hyperlink>
    </w:p>
    <w:p w14:paraId="12AA4C25" w14:textId="65CA4970" w:rsidR="00984F21" w:rsidRDefault="002604C8">
      <w:pPr>
        <w:pStyle w:val="TOC3"/>
        <w:tabs>
          <w:tab w:val="left" w:pos="1040"/>
          <w:tab w:val="right" w:leader="dot" w:pos="9062"/>
        </w:tabs>
        <w:rPr>
          <w:rFonts w:asciiTheme="minorHAnsi" w:eastAsiaTheme="minorEastAsia" w:hAnsiTheme="minorHAnsi" w:cstheme="minorBidi"/>
          <w:noProof/>
          <w:sz w:val="22"/>
          <w:szCs w:val="22"/>
        </w:rPr>
      </w:pPr>
      <w:hyperlink w:anchor="_Toc141605850" w:history="1">
        <w:r w:rsidR="00984F21" w:rsidRPr="000E3CEA">
          <w:rPr>
            <w:rStyle w:val="Hyperlink"/>
            <w:noProof/>
          </w:rPr>
          <w:t>2.1.</w:t>
        </w:r>
        <w:r w:rsidR="00984F21">
          <w:rPr>
            <w:rFonts w:asciiTheme="minorHAnsi" w:eastAsiaTheme="minorEastAsia" w:hAnsiTheme="minorHAnsi" w:cstheme="minorBidi"/>
            <w:noProof/>
            <w:sz w:val="22"/>
            <w:szCs w:val="22"/>
          </w:rPr>
          <w:tab/>
        </w:r>
        <w:r w:rsidR="00984F21" w:rsidRPr="000E3CEA">
          <w:rPr>
            <w:rStyle w:val="Hyperlink"/>
            <w:noProof/>
          </w:rPr>
          <w:t>Lợi thế và hạn chế của viết tay</w:t>
        </w:r>
        <w:r w:rsidR="00984F21">
          <w:rPr>
            <w:noProof/>
            <w:webHidden/>
          </w:rPr>
          <w:tab/>
        </w:r>
        <w:r w:rsidR="00984F21">
          <w:rPr>
            <w:noProof/>
            <w:webHidden/>
          </w:rPr>
          <w:fldChar w:fldCharType="begin"/>
        </w:r>
        <w:r w:rsidR="00984F21">
          <w:rPr>
            <w:noProof/>
            <w:webHidden/>
          </w:rPr>
          <w:instrText xml:space="preserve"> PAGEREF _Toc141605850 \h </w:instrText>
        </w:r>
        <w:r w:rsidR="00984F21">
          <w:rPr>
            <w:noProof/>
            <w:webHidden/>
          </w:rPr>
        </w:r>
        <w:r w:rsidR="00984F21">
          <w:rPr>
            <w:noProof/>
            <w:webHidden/>
          </w:rPr>
          <w:fldChar w:fldCharType="separate"/>
        </w:r>
        <w:r w:rsidR="00984F21">
          <w:rPr>
            <w:noProof/>
            <w:webHidden/>
          </w:rPr>
          <w:t>4</w:t>
        </w:r>
        <w:r w:rsidR="00984F21">
          <w:rPr>
            <w:noProof/>
            <w:webHidden/>
          </w:rPr>
          <w:fldChar w:fldCharType="end"/>
        </w:r>
      </w:hyperlink>
    </w:p>
    <w:p w14:paraId="2A37DA3F" w14:textId="687F366B" w:rsidR="00984F21" w:rsidRDefault="002604C8">
      <w:pPr>
        <w:pStyle w:val="TOC4"/>
        <w:tabs>
          <w:tab w:val="left" w:pos="1560"/>
          <w:tab w:val="right" w:leader="dot" w:pos="9062"/>
        </w:tabs>
        <w:rPr>
          <w:rFonts w:asciiTheme="minorHAnsi" w:eastAsiaTheme="minorEastAsia" w:hAnsiTheme="minorHAnsi" w:cstheme="minorBidi"/>
          <w:noProof/>
          <w:sz w:val="22"/>
          <w:szCs w:val="22"/>
        </w:rPr>
      </w:pPr>
      <w:hyperlink w:anchor="_Toc141605854" w:history="1">
        <w:r w:rsidR="00984F21" w:rsidRPr="000E3CEA">
          <w:rPr>
            <w:rStyle w:val="Hyperlink"/>
            <w:noProof/>
          </w:rPr>
          <w:t>2.1.1.</w:t>
        </w:r>
        <w:r w:rsidR="00984F21">
          <w:rPr>
            <w:rFonts w:asciiTheme="minorHAnsi" w:eastAsiaTheme="minorEastAsia" w:hAnsiTheme="minorHAnsi" w:cstheme="minorBidi"/>
            <w:noProof/>
            <w:sz w:val="22"/>
            <w:szCs w:val="22"/>
          </w:rPr>
          <w:tab/>
        </w:r>
        <w:r w:rsidR="00984F21" w:rsidRPr="000E3CEA">
          <w:rPr>
            <w:rStyle w:val="Hyperlink"/>
            <w:noProof/>
          </w:rPr>
          <w:t>Lợi thế của viết tay</w:t>
        </w:r>
        <w:r w:rsidR="00984F21">
          <w:rPr>
            <w:noProof/>
            <w:webHidden/>
          </w:rPr>
          <w:tab/>
        </w:r>
        <w:r w:rsidR="00984F21">
          <w:rPr>
            <w:noProof/>
            <w:webHidden/>
          </w:rPr>
          <w:fldChar w:fldCharType="begin"/>
        </w:r>
        <w:r w:rsidR="00984F21">
          <w:rPr>
            <w:noProof/>
            <w:webHidden/>
          </w:rPr>
          <w:instrText xml:space="preserve"> PAGEREF _Toc141605854 \h </w:instrText>
        </w:r>
        <w:r w:rsidR="00984F21">
          <w:rPr>
            <w:noProof/>
            <w:webHidden/>
          </w:rPr>
        </w:r>
        <w:r w:rsidR="00984F21">
          <w:rPr>
            <w:noProof/>
            <w:webHidden/>
          </w:rPr>
          <w:fldChar w:fldCharType="separate"/>
        </w:r>
        <w:r w:rsidR="00984F21">
          <w:rPr>
            <w:noProof/>
            <w:webHidden/>
          </w:rPr>
          <w:t>4</w:t>
        </w:r>
        <w:r w:rsidR="00984F21">
          <w:rPr>
            <w:noProof/>
            <w:webHidden/>
          </w:rPr>
          <w:fldChar w:fldCharType="end"/>
        </w:r>
      </w:hyperlink>
    </w:p>
    <w:p w14:paraId="3BBC5C35" w14:textId="7753565F" w:rsidR="00984F21" w:rsidRDefault="002604C8">
      <w:pPr>
        <w:pStyle w:val="TOC4"/>
        <w:tabs>
          <w:tab w:val="left" w:pos="1560"/>
          <w:tab w:val="right" w:leader="dot" w:pos="9062"/>
        </w:tabs>
        <w:rPr>
          <w:rFonts w:asciiTheme="minorHAnsi" w:eastAsiaTheme="minorEastAsia" w:hAnsiTheme="minorHAnsi" w:cstheme="minorBidi"/>
          <w:noProof/>
          <w:sz w:val="22"/>
          <w:szCs w:val="22"/>
        </w:rPr>
      </w:pPr>
      <w:hyperlink w:anchor="_Toc141605855" w:history="1">
        <w:r w:rsidR="00984F21" w:rsidRPr="000E3CEA">
          <w:rPr>
            <w:rStyle w:val="Hyperlink"/>
            <w:noProof/>
          </w:rPr>
          <w:t>2.1.2.</w:t>
        </w:r>
        <w:r w:rsidR="00984F21">
          <w:rPr>
            <w:rFonts w:asciiTheme="minorHAnsi" w:eastAsiaTheme="minorEastAsia" w:hAnsiTheme="minorHAnsi" w:cstheme="minorBidi"/>
            <w:noProof/>
            <w:sz w:val="22"/>
            <w:szCs w:val="22"/>
          </w:rPr>
          <w:tab/>
        </w:r>
        <w:r w:rsidR="00984F21" w:rsidRPr="000E3CEA">
          <w:rPr>
            <w:rStyle w:val="Hyperlink"/>
            <w:noProof/>
          </w:rPr>
          <w:t>Hạn chế của viết tay</w:t>
        </w:r>
        <w:r w:rsidR="00984F21">
          <w:rPr>
            <w:noProof/>
            <w:webHidden/>
          </w:rPr>
          <w:tab/>
        </w:r>
        <w:r w:rsidR="00984F21">
          <w:rPr>
            <w:noProof/>
            <w:webHidden/>
          </w:rPr>
          <w:fldChar w:fldCharType="begin"/>
        </w:r>
        <w:r w:rsidR="00984F21">
          <w:rPr>
            <w:noProof/>
            <w:webHidden/>
          </w:rPr>
          <w:instrText xml:space="preserve"> PAGEREF _Toc141605855 \h </w:instrText>
        </w:r>
        <w:r w:rsidR="00984F21">
          <w:rPr>
            <w:noProof/>
            <w:webHidden/>
          </w:rPr>
        </w:r>
        <w:r w:rsidR="00984F21">
          <w:rPr>
            <w:noProof/>
            <w:webHidden/>
          </w:rPr>
          <w:fldChar w:fldCharType="separate"/>
        </w:r>
        <w:r w:rsidR="00984F21">
          <w:rPr>
            <w:noProof/>
            <w:webHidden/>
          </w:rPr>
          <w:t>5</w:t>
        </w:r>
        <w:r w:rsidR="00984F21">
          <w:rPr>
            <w:noProof/>
            <w:webHidden/>
          </w:rPr>
          <w:fldChar w:fldCharType="end"/>
        </w:r>
      </w:hyperlink>
    </w:p>
    <w:p w14:paraId="442A355F" w14:textId="615B6C5F" w:rsidR="00984F21" w:rsidRDefault="002604C8">
      <w:pPr>
        <w:pStyle w:val="TOC3"/>
        <w:tabs>
          <w:tab w:val="left" w:pos="1040"/>
          <w:tab w:val="right" w:leader="dot" w:pos="9062"/>
        </w:tabs>
        <w:rPr>
          <w:rFonts w:asciiTheme="minorHAnsi" w:eastAsiaTheme="minorEastAsia" w:hAnsiTheme="minorHAnsi" w:cstheme="minorBidi"/>
          <w:noProof/>
          <w:sz w:val="22"/>
          <w:szCs w:val="22"/>
        </w:rPr>
      </w:pPr>
      <w:hyperlink w:anchor="_Toc141605856" w:history="1">
        <w:r w:rsidR="00984F21" w:rsidRPr="000E3CEA">
          <w:rPr>
            <w:rStyle w:val="Hyperlink"/>
            <w:noProof/>
          </w:rPr>
          <w:t>2.2.</w:t>
        </w:r>
        <w:r w:rsidR="00984F21">
          <w:rPr>
            <w:rFonts w:asciiTheme="minorHAnsi" w:eastAsiaTheme="minorEastAsia" w:hAnsiTheme="minorHAnsi" w:cstheme="minorBidi"/>
            <w:noProof/>
            <w:sz w:val="22"/>
            <w:szCs w:val="22"/>
          </w:rPr>
          <w:tab/>
        </w:r>
        <w:r w:rsidR="00984F21" w:rsidRPr="000E3CEA">
          <w:rPr>
            <w:rStyle w:val="Hyperlink"/>
            <w:noProof/>
          </w:rPr>
          <w:t>Lợi thế và hạn chế của đánh máy</w:t>
        </w:r>
        <w:r w:rsidR="00984F21">
          <w:rPr>
            <w:noProof/>
            <w:webHidden/>
          </w:rPr>
          <w:tab/>
        </w:r>
        <w:r w:rsidR="00984F21">
          <w:rPr>
            <w:noProof/>
            <w:webHidden/>
          </w:rPr>
          <w:fldChar w:fldCharType="begin"/>
        </w:r>
        <w:r w:rsidR="00984F21">
          <w:rPr>
            <w:noProof/>
            <w:webHidden/>
          </w:rPr>
          <w:instrText xml:space="preserve"> PAGEREF _Toc141605856 \h </w:instrText>
        </w:r>
        <w:r w:rsidR="00984F21">
          <w:rPr>
            <w:noProof/>
            <w:webHidden/>
          </w:rPr>
        </w:r>
        <w:r w:rsidR="00984F21">
          <w:rPr>
            <w:noProof/>
            <w:webHidden/>
          </w:rPr>
          <w:fldChar w:fldCharType="separate"/>
        </w:r>
        <w:r w:rsidR="00984F21">
          <w:rPr>
            <w:noProof/>
            <w:webHidden/>
          </w:rPr>
          <w:t>5</w:t>
        </w:r>
        <w:r w:rsidR="00984F21">
          <w:rPr>
            <w:noProof/>
            <w:webHidden/>
          </w:rPr>
          <w:fldChar w:fldCharType="end"/>
        </w:r>
      </w:hyperlink>
    </w:p>
    <w:p w14:paraId="224E485E" w14:textId="78005BFB" w:rsidR="00984F21" w:rsidRDefault="002604C8">
      <w:pPr>
        <w:pStyle w:val="TOC4"/>
        <w:tabs>
          <w:tab w:val="left" w:pos="1560"/>
          <w:tab w:val="right" w:leader="dot" w:pos="9062"/>
        </w:tabs>
        <w:rPr>
          <w:rFonts w:asciiTheme="minorHAnsi" w:eastAsiaTheme="minorEastAsia" w:hAnsiTheme="minorHAnsi" w:cstheme="minorBidi"/>
          <w:noProof/>
          <w:sz w:val="22"/>
          <w:szCs w:val="22"/>
        </w:rPr>
      </w:pPr>
      <w:hyperlink w:anchor="_Toc141605860" w:history="1">
        <w:r w:rsidR="00984F21" w:rsidRPr="000E3CEA">
          <w:rPr>
            <w:rStyle w:val="Hyperlink"/>
            <w:noProof/>
          </w:rPr>
          <w:t>2.2.1.</w:t>
        </w:r>
        <w:r w:rsidR="00984F21">
          <w:rPr>
            <w:rFonts w:asciiTheme="minorHAnsi" w:eastAsiaTheme="minorEastAsia" w:hAnsiTheme="minorHAnsi" w:cstheme="minorBidi"/>
            <w:noProof/>
            <w:sz w:val="22"/>
            <w:szCs w:val="22"/>
          </w:rPr>
          <w:tab/>
        </w:r>
        <w:r w:rsidR="00984F21" w:rsidRPr="000E3CEA">
          <w:rPr>
            <w:rStyle w:val="Hyperlink"/>
            <w:noProof/>
          </w:rPr>
          <w:t>Lợi thế của đánh máy</w:t>
        </w:r>
        <w:r w:rsidR="00984F21">
          <w:rPr>
            <w:noProof/>
            <w:webHidden/>
          </w:rPr>
          <w:tab/>
        </w:r>
        <w:r w:rsidR="00984F21">
          <w:rPr>
            <w:noProof/>
            <w:webHidden/>
          </w:rPr>
          <w:fldChar w:fldCharType="begin"/>
        </w:r>
        <w:r w:rsidR="00984F21">
          <w:rPr>
            <w:noProof/>
            <w:webHidden/>
          </w:rPr>
          <w:instrText xml:space="preserve"> PAGEREF _Toc141605860 \h </w:instrText>
        </w:r>
        <w:r w:rsidR="00984F21">
          <w:rPr>
            <w:noProof/>
            <w:webHidden/>
          </w:rPr>
        </w:r>
        <w:r w:rsidR="00984F21">
          <w:rPr>
            <w:noProof/>
            <w:webHidden/>
          </w:rPr>
          <w:fldChar w:fldCharType="separate"/>
        </w:r>
        <w:r w:rsidR="00984F21">
          <w:rPr>
            <w:noProof/>
            <w:webHidden/>
          </w:rPr>
          <w:t>5</w:t>
        </w:r>
        <w:r w:rsidR="00984F21">
          <w:rPr>
            <w:noProof/>
            <w:webHidden/>
          </w:rPr>
          <w:fldChar w:fldCharType="end"/>
        </w:r>
      </w:hyperlink>
    </w:p>
    <w:p w14:paraId="303B033C" w14:textId="029BB697" w:rsidR="00984F21" w:rsidRDefault="002604C8">
      <w:pPr>
        <w:pStyle w:val="TOC4"/>
        <w:tabs>
          <w:tab w:val="left" w:pos="1560"/>
          <w:tab w:val="right" w:leader="dot" w:pos="9062"/>
        </w:tabs>
        <w:rPr>
          <w:rFonts w:asciiTheme="minorHAnsi" w:eastAsiaTheme="minorEastAsia" w:hAnsiTheme="minorHAnsi" w:cstheme="minorBidi"/>
          <w:noProof/>
          <w:sz w:val="22"/>
          <w:szCs w:val="22"/>
        </w:rPr>
      </w:pPr>
      <w:hyperlink w:anchor="_Toc141605864" w:history="1">
        <w:r w:rsidR="00984F21" w:rsidRPr="000E3CEA">
          <w:rPr>
            <w:rStyle w:val="Hyperlink"/>
            <w:noProof/>
          </w:rPr>
          <w:t>2.2.2.</w:t>
        </w:r>
        <w:r w:rsidR="00984F21">
          <w:rPr>
            <w:rFonts w:asciiTheme="minorHAnsi" w:eastAsiaTheme="minorEastAsia" w:hAnsiTheme="minorHAnsi" w:cstheme="minorBidi"/>
            <w:noProof/>
            <w:sz w:val="22"/>
            <w:szCs w:val="22"/>
          </w:rPr>
          <w:tab/>
        </w:r>
        <w:r w:rsidR="00984F21" w:rsidRPr="000E3CEA">
          <w:rPr>
            <w:rStyle w:val="Hyperlink"/>
            <w:noProof/>
          </w:rPr>
          <w:t>Hạn chế của đánh máy</w:t>
        </w:r>
        <w:r w:rsidR="00984F21">
          <w:rPr>
            <w:noProof/>
            <w:webHidden/>
          </w:rPr>
          <w:tab/>
        </w:r>
        <w:r w:rsidR="00984F21">
          <w:rPr>
            <w:noProof/>
            <w:webHidden/>
          </w:rPr>
          <w:fldChar w:fldCharType="begin"/>
        </w:r>
        <w:r w:rsidR="00984F21">
          <w:rPr>
            <w:noProof/>
            <w:webHidden/>
          </w:rPr>
          <w:instrText xml:space="preserve"> PAGEREF _Toc141605864 \h </w:instrText>
        </w:r>
        <w:r w:rsidR="00984F21">
          <w:rPr>
            <w:noProof/>
            <w:webHidden/>
          </w:rPr>
        </w:r>
        <w:r w:rsidR="00984F21">
          <w:rPr>
            <w:noProof/>
            <w:webHidden/>
          </w:rPr>
          <w:fldChar w:fldCharType="separate"/>
        </w:r>
        <w:r w:rsidR="00984F21">
          <w:rPr>
            <w:noProof/>
            <w:webHidden/>
          </w:rPr>
          <w:t>6</w:t>
        </w:r>
        <w:r w:rsidR="00984F21">
          <w:rPr>
            <w:noProof/>
            <w:webHidden/>
          </w:rPr>
          <w:fldChar w:fldCharType="end"/>
        </w:r>
      </w:hyperlink>
    </w:p>
    <w:p w14:paraId="62F7DA67" w14:textId="61993EB9" w:rsidR="00984F21" w:rsidRDefault="002604C8">
      <w:pPr>
        <w:pStyle w:val="TOC3"/>
        <w:tabs>
          <w:tab w:val="left" w:pos="1040"/>
          <w:tab w:val="right" w:leader="dot" w:pos="9062"/>
        </w:tabs>
        <w:rPr>
          <w:rFonts w:asciiTheme="minorHAnsi" w:eastAsiaTheme="minorEastAsia" w:hAnsiTheme="minorHAnsi" w:cstheme="minorBidi"/>
          <w:noProof/>
          <w:sz w:val="22"/>
          <w:szCs w:val="22"/>
        </w:rPr>
      </w:pPr>
      <w:hyperlink w:anchor="_Toc141605865" w:history="1">
        <w:r w:rsidR="00984F21" w:rsidRPr="000E3CEA">
          <w:rPr>
            <w:rStyle w:val="Hyperlink"/>
            <w:noProof/>
          </w:rPr>
          <w:t xml:space="preserve">2.3. </w:t>
        </w:r>
        <w:r w:rsidR="00984F21">
          <w:rPr>
            <w:rFonts w:asciiTheme="minorHAnsi" w:eastAsiaTheme="minorEastAsia" w:hAnsiTheme="minorHAnsi" w:cstheme="minorBidi"/>
            <w:noProof/>
            <w:sz w:val="22"/>
            <w:szCs w:val="22"/>
          </w:rPr>
          <w:tab/>
        </w:r>
        <w:r w:rsidR="00984F21" w:rsidRPr="000E3CEA">
          <w:rPr>
            <w:rStyle w:val="Hyperlink"/>
            <w:noProof/>
          </w:rPr>
          <w:t>Tính năng mà phần mềm ghi chú nên có</w:t>
        </w:r>
        <w:r w:rsidR="00984F21">
          <w:rPr>
            <w:noProof/>
            <w:webHidden/>
          </w:rPr>
          <w:tab/>
        </w:r>
        <w:r w:rsidR="00984F21">
          <w:rPr>
            <w:noProof/>
            <w:webHidden/>
          </w:rPr>
          <w:fldChar w:fldCharType="begin"/>
        </w:r>
        <w:r w:rsidR="00984F21">
          <w:rPr>
            <w:noProof/>
            <w:webHidden/>
          </w:rPr>
          <w:instrText xml:space="preserve"> PAGEREF _Toc141605865 \h </w:instrText>
        </w:r>
        <w:r w:rsidR="00984F21">
          <w:rPr>
            <w:noProof/>
            <w:webHidden/>
          </w:rPr>
        </w:r>
        <w:r w:rsidR="00984F21">
          <w:rPr>
            <w:noProof/>
            <w:webHidden/>
          </w:rPr>
          <w:fldChar w:fldCharType="separate"/>
        </w:r>
        <w:r w:rsidR="00984F21">
          <w:rPr>
            <w:noProof/>
            <w:webHidden/>
          </w:rPr>
          <w:t>6</w:t>
        </w:r>
        <w:r w:rsidR="00984F21">
          <w:rPr>
            <w:noProof/>
            <w:webHidden/>
          </w:rPr>
          <w:fldChar w:fldCharType="end"/>
        </w:r>
      </w:hyperlink>
    </w:p>
    <w:p w14:paraId="598297CE" w14:textId="5D2F86AC" w:rsidR="00984F21" w:rsidRDefault="002604C8">
      <w:pPr>
        <w:pStyle w:val="TOC3"/>
        <w:tabs>
          <w:tab w:val="right" w:leader="dot" w:pos="9062"/>
        </w:tabs>
        <w:rPr>
          <w:rFonts w:asciiTheme="minorHAnsi" w:eastAsiaTheme="minorEastAsia" w:hAnsiTheme="minorHAnsi" w:cstheme="minorBidi"/>
          <w:noProof/>
          <w:sz w:val="22"/>
          <w:szCs w:val="22"/>
        </w:rPr>
      </w:pPr>
      <w:hyperlink w:anchor="_Toc141605866" w:history="1">
        <w:r w:rsidR="00984F21" w:rsidRPr="000E3CEA">
          <w:rPr>
            <w:rStyle w:val="Hyperlink"/>
            <w:noProof/>
          </w:rPr>
          <w:t>2.3.1. Khả năng hoạt động đa nền tảng</w:t>
        </w:r>
        <w:r w:rsidR="00984F21">
          <w:rPr>
            <w:noProof/>
            <w:webHidden/>
          </w:rPr>
          <w:tab/>
        </w:r>
        <w:r w:rsidR="00984F21">
          <w:rPr>
            <w:noProof/>
            <w:webHidden/>
          </w:rPr>
          <w:fldChar w:fldCharType="begin"/>
        </w:r>
        <w:r w:rsidR="00984F21">
          <w:rPr>
            <w:noProof/>
            <w:webHidden/>
          </w:rPr>
          <w:instrText xml:space="preserve"> PAGEREF _Toc141605866 \h </w:instrText>
        </w:r>
        <w:r w:rsidR="00984F21">
          <w:rPr>
            <w:noProof/>
            <w:webHidden/>
          </w:rPr>
        </w:r>
        <w:r w:rsidR="00984F21">
          <w:rPr>
            <w:noProof/>
            <w:webHidden/>
          </w:rPr>
          <w:fldChar w:fldCharType="separate"/>
        </w:r>
        <w:r w:rsidR="00984F21">
          <w:rPr>
            <w:noProof/>
            <w:webHidden/>
          </w:rPr>
          <w:t>6</w:t>
        </w:r>
        <w:r w:rsidR="00984F21">
          <w:rPr>
            <w:noProof/>
            <w:webHidden/>
          </w:rPr>
          <w:fldChar w:fldCharType="end"/>
        </w:r>
      </w:hyperlink>
    </w:p>
    <w:p w14:paraId="02069361" w14:textId="238DC581" w:rsidR="00984F21" w:rsidRDefault="002604C8">
      <w:pPr>
        <w:pStyle w:val="TOC3"/>
        <w:tabs>
          <w:tab w:val="right" w:leader="dot" w:pos="9062"/>
        </w:tabs>
        <w:rPr>
          <w:rFonts w:asciiTheme="minorHAnsi" w:eastAsiaTheme="minorEastAsia" w:hAnsiTheme="minorHAnsi" w:cstheme="minorBidi"/>
          <w:noProof/>
          <w:sz w:val="22"/>
          <w:szCs w:val="22"/>
        </w:rPr>
      </w:pPr>
      <w:hyperlink w:anchor="_Toc141605867" w:history="1">
        <w:r w:rsidR="00984F21" w:rsidRPr="000E3CEA">
          <w:rPr>
            <w:rStyle w:val="Hyperlink"/>
            <w:noProof/>
          </w:rPr>
          <w:t>2.3.2. Khả năng đồng bộ tốt giữa các loại thiết bị.</w:t>
        </w:r>
        <w:r w:rsidR="00984F21">
          <w:rPr>
            <w:noProof/>
            <w:webHidden/>
          </w:rPr>
          <w:tab/>
        </w:r>
        <w:r w:rsidR="00984F21">
          <w:rPr>
            <w:noProof/>
            <w:webHidden/>
          </w:rPr>
          <w:fldChar w:fldCharType="begin"/>
        </w:r>
        <w:r w:rsidR="00984F21">
          <w:rPr>
            <w:noProof/>
            <w:webHidden/>
          </w:rPr>
          <w:instrText xml:space="preserve"> PAGEREF _Toc141605867 \h </w:instrText>
        </w:r>
        <w:r w:rsidR="00984F21">
          <w:rPr>
            <w:noProof/>
            <w:webHidden/>
          </w:rPr>
        </w:r>
        <w:r w:rsidR="00984F21">
          <w:rPr>
            <w:noProof/>
            <w:webHidden/>
          </w:rPr>
          <w:fldChar w:fldCharType="separate"/>
        </w:r>
        <w:r w:rsidR="00984F21">
          <w:rPr>
            <w:noProof/>
            <w:webHidden/>
          </w:rPr>
          <w:t>6</w:t>
        </w:r>
        <w:r w:rsidR="00984F21">
          <w:rPr>
            <w:noProof/>
            <w:webHidden/>
          </w:rPr>
          <w:fldChar w:fldCharType="end"/>
        </w:r>
      </w:hyperlink>
    </w:p>
    <w:p w14:paraId="5150A609" w14:textId="61448571" w:rsidR="00984F21" w:rsidRDefault="002604C8">
      <w:pPr>
        <w:pStyle w:val="TOC3"/>
        <w:tabs>
          <w:tab w:val="right" w:leader="dot" w:pos="9062"/>
        </w:tabs>
        <w:rPr>
          <w:rFonts w:asciiTheme="minorHAnsi" w:eastAsiaTheme="minorEastAsia" w:hAnsiTheme="minorHAnsi" w:cstheme="minorBidi"/>
          <w:noProof/>
          <w:sz w:val="22"/>
          <w:szCs w:val="22"/>
        </w:rPr>
      </w:pPr>
      <w:hyperlink w:anchor="_Toc141605868" w:history="1">
        <w:r w:rsidR="00984F21" w:rsidRPr="000E3CEA">
          <w:rPr>
            <w:rStyle w:val="Hyperlink"/>
            <w:noProof/>
          </w:rPr>
          <w:t>2.3.3. Tính tương thích và khả năng chuyển đổi định dạng nhanh chóng.</w:t>
        </w:r>
        <w:r w:rsidR="00984F21">
          <w:rPr>
            <w:noProof/>
            <w:webHidden/>
          </w:rPr>
          <w:tab/>
        </w:r>
        <w:r w:rsidR="00984F21">
          <w:rPr>
            <w:noProof/>
            <w:webHidden/>
          </w:rPr>
          <w:fldChar w:fldCharType="begin"/>
        </w:r>
        <w:r w:rsidR="00984F21">
          <w:rPr>
            <w:noProof/>
            <w:webHidden/>
          </w:rPr>
          <w:instrText xml:space="preserve"> PAGEREF _Toc141605868 \h </w:instrText>
        </w:r>
        <w:r w:rsidR="00984F21">
          <w:rPr>
            <w:noProof/>
            <w:webHidden/>
          </w:rPr>
        </w:r>
        <w:r w:rsidR="00984F21">
          <w:rPr>
            <w:noProof/>
            <w:webHidden/>
          </w:rPr>
          <w:fldChar w:fldCharType="separate"/>
        </w:r>
        <w:r w:rsidR="00984F21">
          <w:rPr>
            <w:noProof/>
            <w:webHidden/>
          </w:rPr>
          <w:t>7</w:t>
        </w:r>
        <w:r w:rsidR="00984F21">
          <w:rPr>
            <w:noProof/>
            <w:webHidden/>
          </w:rPr>
          <w:fldChar w:fldCharType="end"/>
        </w:r>
      </w:hyperlink>
    </w:p>
    <w:p w14:paraId="1DFE9126" w14:textId="2FCBC426" w:rsidR="00984F21" w:rsidRDefault="002604C8">
      <w:pPr>
        <w:pStyle w:val="TOC3"/>
        <w:tabs>
          <w:tab w:val="right" w:leader="dot" w:pos="9062"/>
        </w:tabs>
        <w:rPr>
          <w:rFonts w:asciiTheme="minorHAnsi" w:eastAsiaTheme="minorEastAsia" w:hAnsiTheme="minorHAnsi" w:cstheme="minorBidi"/>
          <w:noProof/>
          <w:sz w:val="22"/>
          <w:szCs w:val="22"/>
        </w:rPr>
      </w:pPr>
      <w:hyperlink w:anchor="_Toc141605869" w:history="1">
        <w:r w:rsidR="00984F21" w:rsidRPr="000E3CEA">
          <w:rPr>
            <w:rStyle w:val="Hyperlink"/>
            <w:noProof/>
          </w:rPr>
          <w:t>2.3.4. Trải nghiệm người dùng thú vị.</w:t>
        </w:r>
        <w:r w:rsidR="00984F21">
          <w:rPr>
            <w:noProof/>
            <w:webHidden/>
          </w:rPr>
          <w:tab/>
        </w:r>
        <w:r w:rsidR="00984F21">
          <w:rPr>
            <w:noProof/>
            <w:webHidden/>
          </w:rPr>
          <w:fldChar w:fldCharType="begin"/>
        </w:r>
        <w:r w:rsidR="00984F21">
          <w:rPr>
            <w:noProof/>
            <w:webHidden/>
          </w:rPr>
          <w:instrText xml:space="preserve"> PAGEREF _Toc141605869 \h </w:instrText>
        </w:r>
        <w:r w:rsidR="00984F21">
          <w:rPr>
            <w:noProof/>
            <w:webHidden/>
          </w:rPr>
        </w:r>
        <w:r w:rsidR="00984F21">
          <w:rPr>
            <w:noProof/>
            <w:webHidden/>
          </w:rPr>
          <w:fldChar w:fldCharType="separate"/>
        </w:r>
        <w:r w:rsidR="00984F21">
          <w:rPr>
            <w:noProof/>
            <w:webHidden/>
          </w:rPr>
          <w:t>7</w:t>
        </w:r>
        <w:r w:rsidR="00984F21">
          <w:rPr>
            <w:noProof/>
            <w:webHidden/>
          </w:rPr>
          <w:fldChar w:fldCharType="end"/>
        </w:r>
      </w:hyperlink>
    </w:p>
    <w:p w14:paraId="4A131C2C" w14:textId="2C805C40" w:rsidR="00984F21" w:rsidRDefault="002604C8">
      <w:pPr>
        <w:pStyle w:val="TOC3"/>
        <w:tabs>
          <w:tab w:val="right" w:leader="dot" w:pos="9062"/>
        </w:tabs>
        <w:rPr>
          <w:rFonts w:asciiTheme="minorHAnsi" w:eastAsiaTheme="minorEastAsia" w:hAnsiTheme="minorHAnsi" w:cstheme="minorBidi"/>
          <w:noProof/>
          <w:sz w:val="22"/>
          <w:szCs w:val="22"/>
        </w:rPr>
      </w:pPr>
      <w:hyperlink w:anchor="_Toc141605870" w:history="1">
        <w:r w:rsidR="00984F21" w:rsidRPr="000E3CEA">
          <w:rPr>
            <w:rStyle w:val="Hyperlink"/>
            <w:noProof/>
          </w:rPr>
          <w:t>2.3.5. Tự động lưu trữ và có thể khôi phục các phiên bản cũ khi cần</w:t>
        </w:r>
        <w:r w:rsidR="00984F21">
          <w:rPr>
            <w:noProof/>
            <w:webHidden/>
          </w:rPr>
          <w:tab/>
        </w:r>
        <w:r w:rsidR="00984F21">
          <w:rPr>
            <w:noProof/>
            <w:webHidden/>
          </w:rPr>
          <w:fldChar w:fldCharType="begin"/>
        </w:r>
        <w:r w:rsidR="00984F21">
          <w:rPr>
            <w:noProof/>
            <w:webHidden/>
          </w:rPr>
          <w:instrText xml:space="preserve"> PAGEREF _Toc141605870 \h </w:instrText>
        </w:r>
        <w:r w:rsidR="00984F21">
          <w:rPr>
            <w:noProof/>
            <w:webHidden/>
          </w:rPr>
        </w:r>
        <w:r w:rsidR="00984F21">
          <w:rPr>
            <w:noProof/>
            <w:webHidden/>
          </w:rPr>
          <w:fldChar w:fldCharType="separate"/>
        </w:r>
        <w:r w:rsidR="00984F21">
          <w:rPr>
            <w:noProof/>
            <w:webHidden/>
          </w:rPr>
          <w:t>7</w:t>
        </w:r>
        <w:r w:rsidR="00984F21">
          <w:rPr>
            <w:noProof/>
            <w:webHidden/>
          </w:rPr>
          <w:fldChar w:fldCharType="end"/>
        </w:r>
      </w:hyperlink>
    </w:p>
    <w:p w14:paraId="5A2C94C1" w14:textId="7AD7DE9E" w:rsidR="00984F21" w:rsidRDefault="002604C8">
      <w:pPr>
        <w:pStyle w:val="TOC3"/>
        <w:tabs>
          <w:tab w:val="right" w:leader="dot" w:pos="9062"/>
        </w:tabs>
        <w:rPr>
          <w:rFonts w:asciiTheme="minorHAnsi" w:eastAsiaTheme="minorEastAsia" w:hAnsiTheme="minorHAnsi" w:cstheme="minorBidi"/>
          <w:noProof/>
          <w:sz w:val="22"/>
          <w:szCs w:val="22"/>
        </w:rPr>
      </w:pPr>
      <w:hyperlink w:anchor="_Toc141605871" w:history="1">
        <w:r w:rsidR="00984F21" w:rsidRPr="000E3CEA">
          <w:rPr>
            <w:rStyle w:val="Hyperlink"/>
            <w:noProof/>
          </w:rPr>
          <w:t>2.3.6. Thuận tiện trong việc tổ chức, sắp xếp và tra cứu các nội dung.</w:t>
        </w:r>
        <w:r w:rsidR="00984F21">
          <w:rPr>
            <w:noProof/>
            <w:webHidden/>
          </w:rPr>
          <w:tab/>
        </w:r>
        <w:r w:rsidR="00984F21">
          <w:rPr>
            <w:noProof/>
            <w:webHidden/>
          </w:rPr>
          <w:fldChar w:fldCharType="begin"/>
        </w:r>
        <w:r w:rsidR="00984F21">
          <w:rPr>
            <w:noProof/>
            <w:webHidden/>
          </w:rPr>
          <w:instrText xml:space="preserve"> PAGEREF _Toc141605871 \h </w:instrText>
        </w:r>
        <w:r w:rsidR="00984F21">
          <w:rPr>
            <w:noProof/>
            <w:webHidden/>
          </w:rPr>
        </w:r>
        <w:r w:rsidR="00984F21">
          <w:rPr>
            <w:noProof/>
            <w:webHidden/>
          </w:rPr>
          <w:fldChar w:fldCharType="separate"/>
        </w:r>
        <w:r w:rsidR="00984F21">
          <w:rPr>
            <w:noProof/>
            <w:webHidden/>
          </w:rPr>
          <w:t>7</w:t>
        </w:r>
        <w:r w:rsidR="00984F21">
          <w:rPr>
            <w:noProof/>
            <w:webHidden/>
          </w:rPr>
          <w:fldChar w:fldCharType="end"/>
        </w:r>
      </w:hyperlink>
    </w:p>
    <w:p w14:paraId="7B53A8F8" w14:textId="696D65FA" w:rsidR="00984F21" w:rsidRDefault="002604C8">
      <w:pPr>
        <w:pStyle w:val="TOC3"/>
        <w:tabs>
          <w:tab w:val="right" w:leader="dot" w:pos="9062"/>
        </w:tabs>
        <w:rPr>
          <w:rFonts w:asciiTheme="minorHAnsi" w:eastAsiaTheme="minorEastAsia" w:hAnsiTheme="minorHAnsi" w:cstheme="minorBidi"/>
          <w:noProof/>
          <w:sz w:val="22"/>
          <w:szCs w:val="22"/>
        </w:rPr>
      </w:pPr>
      <w:hyperlink w:anchor="_Toc141605872" w:history="1">
        <w:r w:rsidR="00984F21" w:rsidRPr="000E3CEA">
          <w:rPr>
            <w:rStyle w:val="Hyperlink"/>
            <w:noProof/>
          </w:rPr>
          <w:t>2.3.7. Tiết kiệm chi phí.</w:t>
        </w:r>
        <w:r w:rsidR="00984F21">
          <w:rPr>
            <w:noProof/>
            <w:webHidden/>
          </w:rPr>
          <w:tab/>
        </w:r>
        <w:r w:rsidR="00984F21">
          <w:rPr>
            <w:noProof/>
            <w:webHidden/>
          </w:rPr>
          <w:fldChar w:fldCharType="begin"/>
        </w:r>
        <w:r w:rsidR="00984F21">
          <w:rPr>
            <w:noProof/>
            <w:webHidden/>
          </w:rPr>
          <w:instrText xml:space="preserve"> PAGEREF _Toc141605872 \h </w:instrText>
        </w:r>
        <w:r w:rsidR="00984F21">
          <w:rPr>
            <w:noProof/>
            <w:webHidden/>
          </w:rPr>
        </w:r>
        <w:r w:rsidR="00984F21">
          <w:rPr>
            <w:noProof/>
            <w:webHidden/>
          </w:rPr>
          <w:fldChar w:fldCharType="separate"/>
        </w:r>
        <w:r w:rsidR="00984F21">
          <w:rPr>
            <w:noProof/>
            <w:webHidden/>
          </w:rPr>
          <w:t>7</w:t>
        </w:r>
        <w:r w:rsidR="00984F21">
          <w:rPr>
            <w:noProof/>
            <w:webHidden/>
          </w:rPr>
          <w:fldChar w:fldCharType="end"/>
        </w:r>
      </w:hyperlink>
    </w:p>
    <w:p w14:paraId="538631C5" w14:textId="0151FE2C" w:rsidR="00984F21" w:rsidRDefault="002604C8">
      <w:pPr>
        <w:pStyle w:val="TOC2"/>
        <w:tabs>
          <w:tab w:val="left" w:pos="522"/>
          <w:tab w:val="right" w:leader="dot" w:pos="9062"/>
        </w:tabs>
        <w:rPr>
          <w:rFonts w:asciiTheme="minorHAnsi" w:eastAsiaTheme="minorEastAsia" w:hAnsiTheme="minorHAnsi" w:cstheme="minorBidi"/>
          <w:b w:val="0"/>
          <w:bCs w:val="0"/>
          <w:noProof/>
          <w:sz w:val="22"/>
          <w:szCs w:val="22"/>
        </w:rPr>
      </w:pPr>
      <w:hyperlink w:anchor="_Toc141605873" w:history="1">
        <w:r w:rsidR="00984F21" w:rsidRPr="000E3CEA">
          <w:rPr>
            <w:rStyle w:val="Hyperlink"/>
            <w:noProof/>
          </w:rPr>
          <w:t>3.</w:t>
        </w:r>
        <w:r w:rsidR="00984F21">
          <w:rPr>
            <w:rFonts w:asciiTheme="minorHAnsi" w:eastAsiaTheme="minorEastAsia" w:hAnsiTheme="minorHAnsi" w:cstheme="minorBidi"/>
            <w:b w:val="0"/>
            <w:bCs w:val="0"/>
            <w:noProof/>
            <w:sz w:val="22"/>
            <w:szCs w:val="22"/>
          </w:rPr>
          <w:tab/>
        </w:r>
        <w:r w:rsidR="00984F21" w:rsidRPr="000E3CEA">
          <w:rPr>
            <w:rStyle w:val="Hyperlink"/>
            <w:noProof/>
          </w:rPr>
          <w:t>Đặc tả yêu cầu bài toán</w:t>
        </w:r>
        <w:r w:rsidR="00984F21">
          <w:rPr>
            <w:noProof/>
            <w:webHidden/>
          </w:rPr>
          <w:tab/>
        </w:r>
        <w:r w:rsidR="00984F21">
          <w:rPr>
            <w:noProof/>
            <w:webHidden/>
          </w:rPr>
          <w:fldChar w:fldCharType="begin"/>
        </w:r>
        <w:r w:rsidR="00984F21">
          <w:rPr>
            <w:noProof/>
            <w:webHidden/>
          </w:rPr>
          <w:instrText xml:space="preserve"> PAGEREF _Toc141605873 \h </w:instrText>
        </w:r>
        <w:r w:rsidR="00984F21">
          <w:rPr>
            <w:noProof/>
            <w:webHidden/>
          </w:rPr>
        </w:r>
        <w:r w:rsidR="00984F21">
          <w:rPr>
            <w:noProof/>
            <w:webHidden/>
          </w:rPr>
          <w:fldChar w:fldCharType="separate"/>
        </w:r>
        <w:r w:rsidR="00984F21">
          <w:rPr>
            <w:noProof/>
            <w:webHidden/>
          </w:rPr>
          <w:t>7</w:t>
        </w:r>
        <w:r w:rsidR="00984F21">
          <w:rPr>
            <w:noProof/>
            <w:webHidden/>
          </w:rPr>
          <w:fldChar w:fldCharType="end"/>
        </w:r>
      </w:hyperlink>
    </w:p>
    <w:p w14:paraId="5E30402F" w14:textId="4379516F" w:rsidR="00984F21" w:rsidRDefault="002604C8">
      <w:pPr>
        <w:pStyle w:val="TOC3"/>
        <w:tabs>
          <w:tab w:val="left" w:pos="1040"/>
          <w:tab w:val="right" w:leader="dot" w:pos="9062"/>
        </w:tabs>
        <w:rPr>
          <w:rFonts w:asciiTheme="minorHAnsi" w:eastAsiaTheme="minorEastAsia" w:hAnsiTheme="minorHAnsi" w:cstheme="minorBidi"/>
          <w:noProof/>
          <w:sz w:val="22"/>
          <w:szCs w:val="22"/>
        </w:rPr>
      </w:pPr>
      <w:hyperlink w:anchor="_Toc141605874" w:history="1">
        <w:r w:rsidR="00984F21" w:rsidRPr="000E3CEA">
          <w:rPr>
            <w:rStyle w:val="Hyperlink"/>
            <w:noProof/>
          </w:rPr>
          <w:t>3.1.</w:t>
        </w:r>
        <w:r w:rsidR="00984F21">
          <w:rPr>
            <w:rFonts w:asciiTheme="minorHAnsi" w:eastAsiaTheme="minorEastAsia" w:hAnsiTheme="minorHAnsi" w:cstheme="minorBidi"/>
            <w:noProof/>
            <w:sz w:val="22"/>
            <w:szCs w:val="22"/>
          </w:rPr>
          <w:tab/>
        </w:r>
        <w:r w:rsidR="00984F21" w:rsidRPr="000E3CEA">
          <w:rPr>
            <w:rStyle w:val="Hyperlink"/>
            <w:noProof/>
          </w:rPr>
          <w:t>Yêu cầu chức năng</w:t>
        </w:r>
        <w:r w:rsidR="00984F21">
          <w:rPr>
            <w:noProof/>
            <w:webHidden/>
          </w:rPr>
          <w:tab/>
        </w:r>
        <w:r w:rsidR="00984F21">
          <w:rPr>
            <w:noProof/>
            <w:webHidden/>
          </w:rPr>
          <w:fldChar w:fldCharType="begin"/>
        </w:r>
        <w:r w:rsidR="00984F21">
          <w:rPr>
            <w:noProof/>
            <w:webHidden/>
          </w:rPr>
          <w:instrText xml:space="preserve"> PAGEREF _Toc141605874 \h </w:instrText>
        </w:r>
        <w:r w:rsidR="00984F21">
          <w:rPr>
            <w:noProof/>
            <w:webHidden/>
          </w:rPr>
        </w:r>
        <w:r w:rsidR="00984F21">
          <w:rPr>
            <w:noProof/>
            <w:webHidden/>
          </w:rPr>
          <w:fldChar w:fldCharType="separate"/>
        </w:r>
        <w:r w:rsidR="00984F21">
          <w:rPr>
            <w:noProof/>
            <w:webHidden/>
          </w:rPr>
          <w:t>7</w:t>
        </w:r>
        <w:r w:rsidR="00984F21">
          <w:rPr>
            <w:noProof/>
            <w:webHidden/>
          </w:rPr>
          <w:fldChar w:fldCharType="end"/>
        </w:r>
      </w:hyperlink>
    </w:p>
    <w:p w14:paraId="7C1B414F" w14:textId="41378405" w:rsidR="00984F21" w:rsidRDefault="002604C8">
      <w:pPr>
        <w:pStyle w:val="TOC3"/>
        <w:tabs>
          <w:tab w:val="left" w:pos="1040"/>
          <w:tab w:val="right" w:leader="dot" w:pos="9062"/>
        </w:tabs>
        <w:rPr>
          <w:rFonts w:asciiTheme="minorHAnsi" w:eastAsiaTheme="minorEastAsia" w:hAnsiTheme="minorHAnsi" w:cstheme="minorBidi"/>
          <w:noProof/>
          <w:sz w:val="22"/>
          <w:szCs w:val="22"/>
        </w:rPr>
      </w:pPr>
      <w:hyperlink w:anchor="_Toc141605875" w:history="1">
        <w:r w:rsidR="00984F21" w:rsidRPr="000E3CEA">
          <w:rPr>
            <w:rStyle w:val="Hyperlink"/>
            <w:noProof/>
          </w:rPr>
          <w:t>3.2.</w:t>
        </w:r>
        <w:r w:rsidR="00984F21">
          <w:rPr>
            <w:rFonts w:asciiTheme="minorHAnsi" w:eastAsiaTheme="minorEastAsia" w:hAnsiTheme="minorHAnsi" w:cstheme="minorBidi"/>
            <w:noProof/>
            <w:sz w:val="22"/>
            <w:szCs w:val="22"/>
          </w:rPr>
          <w:tab/>
        </w:r>
        <w:r w:rsidR="00984F21" w:rsidRPr="000E3CEA">
          <w:rPr>
            <w:rStyle w:val="Hyperlink"/>
            <w:noProof/>
          </w:rPr>
          <w:t>Yêu cầu phi chức năng</w:t>
        </w:r>
        <w:r w:rsidR="00984F21">
          <w:rPr>
            <w:noProof/>
            <w:webHidden/>
          </w:rPr>
          <w:tab/>
        </w:r>
        <w:r w:rsidR="00984F21">
          <w:rPr>
            <w:noProof/>
            <w:webHidden/>
          </w:rPr>
          <w:fldChar w:fldCharType="begin"/>
        </w:r>
        <w:r w:rsidR="00984F21">
          <w:rPr>
            <w:noProof/>
            <w:webHidden/>
          </w:rPr>
          <w:instrText xml:space="preserve"> PAGEREF _Toc141605875 \h </w:instrText>
        </w:r>
        <w:r w:rsidR="00984F21">
          <w:rPr>
            <w:noProof/>
            <w:webHidden/>
          </w:rPr>
        </w:r>
        <w:r w:rsidR="00984F21">
          <w:rPr>
            <w:noProof/>
            <w:webHidden/>
          </w:rPr>
          <w:fldChar w:fldCharType="separate"/>
        </w:r>
        <w:r w:rsidR="00984F21">
          <w:rPr>
            <w:noProof/>
            <w:webHidden/>
          </w:rPr>
          <w:t>8</w:t>
        </w:r>
        <w:r w:rsidR="00984F21">
          <w:rPr>
            <w:noProof/>
            <w:webHidden/>
          </w:rPr>
          <w:fldChar w:fldCharType="end"/>
        </w:r>
      </w:hyperlink>
    </w:p>
    <w:p w14:paraId="3CA565AA" w14:textId="2520A549" w:rsidR="00984F21" w:rsidRDefault="002604C8">
      <w:pPr>
        <w:pStyle w:val="TOC2"/>
        <w:tabs>
          <w:tab w:val="left" w:pos="522"/>
          <w:tab w:val="right" w:leader="dot" w:pos="9062"/>
        </w:tabs>
        <w:rPr>
          <w:rFonts w:asciiTheme="minorHAnsi" w:eastAsiaTheme="minorEastAsia" w:hAnsiTheme="minorHAnsi" w:cstheme="minorBidi"/>
          <w:b w:val="0"/>
          <w:bCs w:val="0"/>
          <w:noProof/>
          <w:sz w:val="22"/>
          <w:szCs w:val="22"/>
        </w:rPr>
      </w:pPr>
      <w:hyperlink w:anchor="_Toc141605876" w:history="1">
        <w:r w:rsidR="00984F21" w:rsidRPr="000E3CEA">
          <w:rPr>
            <w:rStyle w:val="Hyperlink"/>
            <w:noProof/>
          </w:rPr>
          <w:t>4.</w:t>
        </w:r>
        <w:r w:rsidR="00984F21">
          <w:rPr>
            <w:rFonts w:asciiTheme="minorHAnsi" w:eastAsiaTheme="minorEastAsia" w:hAnsiTheme="minorHAnsi" w:cstheme="minorBidi"/>
            <w:b w:val="0"/>
            <w:bCs w:val="0"/>
            <w:noProof/>
            <w:sz w:val="22"/>
            <w:szCs w:val="22"/>
          </w:rPr>
          <w:tab/>
        </w:r>
        <w:r w:rsidR="00984F21" w:rsidRPr="000E3CEA">
          <w:rPr>
            <w:rStyle w:val="Hyperlink"/>
            <w:noProof/>
          </w:rPr>
          <w:t>Biểu đồ Usecase</w:t>
        </w:r>
        <w:r w:rsidR="00984F21">
          <w:rPr>
            <w:noProof/>
            <w:webHidden/>
          </w:rPr>
          <w:tab/>
        </w:r>
        <w:r w:rsidR="00984F21">
          <w:rPr>
            <w:noProof/>
            <w:webHidden/>
          </w:rPr>
          <w:fldChar w:fldCharType="begin"/>
        </w:r>
        <w:r w:rsidR="00984F21">
          <w:rPr>
            <w:noProof/>
            <w:webHidden/>
          </w:rPr>
          <w:instrText xml:space="preserve"> PAGEREF _Toc141605876 \h </w:instrText>
        </w:r>
        <w:r w:rsidR="00984F21">
          <w:rPr>
            <w:noProof/>
            <w:webHidden/>
          </w:rPr>
        </w:r>
        <w:r w:rsidR="00984F21">
          <w:rPr>
            <w:noProof/>
            <w:webHidden/>
          </w:rPr>
          <w:fldChar w:fldCharType="separate"/>
        </w:r>
        <w:r w:rsidR="00984F21">
          <w:rPr>
            <w:noProof/>
            <w:webHidden/>
          </w:rPr>
          <w:t>9</w:t>
        </w:r>
        <w:r w:rsidR="00984F21">
          <w:rPr>
            <w:noProof/>
            <w:webHidden/>
          </w:rPr>
          <w:fldChar w:fldCharType="end"/>
        </w:r>
      </w:hyperlink>
    </w:p>
    <w:p w14:paraId="303A0F3D" w14:textId="25DB3F4E" w:rsidR="00984F21" w:rsidRDefault="002604C8">
      <w:pPr>
        <w:pStyle w:val="TOC3"/>
        <w:tabs>
          <w:tab w:val="left" w:pos="1040"/>
          <w:tab w:val="right" w:leader="dot" w:pos="9062"/>
        </w:tabs>
        <w:rPr>
          <w:rFonts w:asciiTheme="minorHAnsi" w:eastAsiaTheme="minorEastAsia" w:hAnsiTheme="minorHAnsi" w:cstheme="minorBidi"/>
          <w:noProof/>
          <w:sz w:val="22"/>
          <w:szCs w:val="22"/>
        </w:rPr>
      </w:pPr>
      <w:hyperlink w:anchor="_Toc141605877" w:history="1">
        <w:r w:rsidR="00984F21" w:rsidRPr="000E3CEA">
          <w:rPr>
            <w:rStyle w:val="Hyperlink"/>
            <w:noProof/>
          </w:rPr>
          <w:t>4.1.</w:t>
        </w:r>
        <w:r w:rsidR="00984F21">
          <w:rPr>
            <w:rFonts w:asciiTheme="minorHAnsi" w:eastAsiaTheme="minorEastAsia" w:hAnsiTheme="minorHAnsi" w:cstheme="minorBidi"/>
            <w:noProof/>
            <w:sz w:val="22"/>
            <w:szCs w:val="22"/>
          </w:rPr>
          <w:tab/>
        </w:r>
        <w:r w:rsidR="00984F21" w:rsidRPr="000E3CEA">
          <w:rPr>
            <w:rStyle w:val="Hyperlink"/>
            <w:noProof/>
          </w:rPr>
          <w:t>Biểu đồ usecase tổng quát</w:t>
        </w:r>
        <w:r w:rsidR="00984F21">
          <w:rPr>
            <w:noProof/>
            <w:webHidden/>
          </w:rPr>
          <w:tab/>
        </w:r>
        <w:r w:rsidR="00984F21">
          <w:rPr>
            <w:noProof/>
            <w:webHidden/>
          </w:rPr>
          <w:fldChar w:fldCharType="begin"/>
        </w:r>
        <w:r w:rsidR="00984F21">
          <w:rPr>
            <w:noProof/>
            <w:webHidden/>
          </w:rPr>
          <w:instrText xml:space="preserve"> PAGEREF _Toc141605877 \h </w:instrText>
        </w:r>
        <w:r w:rsidR="00984F21">
          <w:rPr>
            <w:noProof/>
            <w:webHidden/>
          </w:rPr>
        </w:r>
        <w:r w:rsidR="00984F21">
          <w:rPr>
            <w:noProof/>
            <w:webHidden/>
          </w:rPr>
          <w:fldChar w:fldCharType="separate"/>
        </w:r>
        <w:r w:rsidR="00984F21">
          <w:rPr>
            <w:noProof/>
            <w:webHidden/>
          </w:rPr>
          <w:t>9</w:t>
        </w:r>
        <w:r w:rsidR="00984F21">
          <w:rPr>
            <w:noProof/>
            <w:webHidden/>
          </w:rPr>
          <w:fldChar w:fldCharType="end"/>
        </w:r>
      </w:hyperlink>
    </w:p>
    <w:p w14:paraId="3E6760E4" w14:textId="1C503D2E" w:rsidR="00984F21" w:rsidRDefault="002604C8">
      <w:pPr>
        <w:pStyle w:val="TOC3"/>
        <w:tabs>
          <w:tab w:val="left" w:pos="1040"/>
          <w:tab w:val="right" w:leader="dot" w:pos="9062"/>
        </w:tabs>
        <w:rPr>
          <w:rFonts w:asciiTheme="minorHAnsi" w:eastAsiaTheme="minorEastAsia" w:hAnsiTheme="minorHAnsi" w:cstheme="minorBidi"/>
          <w:noProof/>
          <w:sz w:val="22"/>
          <w:szCs w:val="22"/>
        </w:rPr>
      </w:pPr>
      <w:hyperlink w:anchor="_Toc141605878" w:history="1">
        <w:r w:rsidR="00984F21" w:rsidRPr="000E3CEA">
          <w:rPr>
            <w:rStyle w:val="Hyperlink"/>
            <w:noProof/>
          </w:rPr>
          <w:t>4.2.</w:t>
        </w:r>
        <w:r w:rsidR="00984F21">
          <w:rPr>
            <w:rFonts w:asciiTheme="minorHAnsi" w:eastAsiaTheme="minorEastAsia" w:hAnsiTheme="minorHAnsi" w:cstheme="minorBidi"/>
            <w:noProof/>
            <w:sz w:val="22"/>
            <w:szCs w:val="22"/>
          </w:rPr>
          <w:tab/>
        </w:r>
        <w:r w:rsidR="00984F21" w:rsidRPr="000E3CEA">
          <w:rPr>
            <w:rStyle w:val="Hyperlink"/>
            <w:noProof/>
          </w:rPr>
          <w:t>Đặc tả các ca sử dụng</w:t>
        </w:r>
        <w:r w:rsidR="00984F21">
          <w:rPr>
            <w:noProof/>
            <w:webHidden/>
          </w:rPr>
          <w:tab/>
        </w:r>
        <w:r w:rsidR="00984F21">
          <w:rPr>
            <w:noProof/>
            <w:webHidden/>
          </w:rPr>
          <w:fldChar w:fldCharType="begin"/>
        </w:r>
        <w:r w:rsidR="00984F21">
          <w:rPr>
            <w:noProof/>
            <w:webHidden/>
          </w:rPr>
          <w:instrText xml:space="preserve"> PAGEREF _Toc141605878 \h </w:instrText>
        </w:r>
        <w:r w:rsidR="00984F21">
          <w:rPr>
            <w:noProof/>
            <w:webHidden/>
          </w:rPr>
        </w:r>
        <w:r w:rsidR="00984F21">
          <w:rPr>
            <w:noProof/>
            <w:webHidden/>
          </w:rPr>
          <w:fldChar w:fldCharType="separate"/>
        </w:r>
        <w:r w:rsidR="00984F21">
          <w:rPr>
            <w:noProof/>
            <w:webHidden/>
          </w:rPr>
          <w:t>9</w:t>
        </w:r>
        <w:r w:rsidR="00984F21">
          <w:rPr>
            <w:noProof/>
            <w:webHidden/>
          </w:rPr>
          <w:fldChar w:fldCharType="end"/>
        </w:r>
      </w:hyperlink>
    </w:p>
    <w:p w14:paraId="1EFCDA7B" w14:textId="6F977FC3" w:rsidR="00984F21" w:rsidRDefault="002604C8">
      <w:pPr>
        <w:pStyle w:val="TOC4"/>
        <w:tabs>
          <w:tab w:val="left" w:pos="1560"/>
          <w:tab w:val="right" w:leader="dot" w:pos="9062"/>
        </w:tabs>
        <w:rPr>
          <w:rFonts w:asciiTheme="minorHAnsi" w:eastAsiaTheme="minorEastAsia" w:hAnsiTheme="minorHAnsi" w:cstheme="minorBidi"/>
          <w:noProof/>
          <w:sz w:val="22"/>
          <w:szCs w:val="22"/>
        </w:rPr>
      </w:pPr>
      <w:hyperlink w:anchor="_Toc141605879" w:history="1">
        <w:r w:rsidR="00984F21" w:rsidRPr="000E3CEA">
          <w:rPr>
            <w:rStyle w:val="Hyperlink"/>
            <w:noProof/>
          </w:rPr>
          <w:t>4.2.1.</w:t>
        </w:r>
        <w:r w:rsidR="00984F21">
          <w:rPr>
            <w:rFonts w:asciiTheme="minorHAnsi" w:eastAsiaTheme="minorEastAsia" w:hAnsiTheme="minorHAnsi" w:cstheme="minorBidi"/>
            <w:noProof/>
            <w:sz w:val="22"/>
            <w:szCs w:val="22"/>
          </w:rPr>
          <w:tab/>
        </w:r>
        <w:r w:rsidR="00984F21" w:rsidRPr="000E3CEA">
          <w:rPr>
            <w:rStyle w:val="Hyperlink"/>
            <w:noProof/>
          </w:rPr>
          <w:t>Ca sử dụng đăng nhập</w:t>
        </w:r>
        <w:r w:rsidR="00984F21">
          <w:rPr>
            <w:noProof/>
            <w:webHidden/>
          </w:rPr>
          <w:tab/>
        </w:r>
        <w:r w:rsidR="00984F21">
          <w:rPr>
            <w:noProof/>
            <w:webHidden/>
          </w:rPr>
          <w:fldChar w:fldCharType="begin"/>
        </w:r>
        <w:r w:rsidR="00984F21">
          <w:rPr>
            <w:noProof/>
            <w:webHidden/>
          </w:rPr>
          <w:instrText xml:space="preserve"> PAGEREF _Toc141605879 \h </w:instrText>
        </w:r>
        <w:r w:rsidR="00984F21">
          <w:rPr>
            <w:noProof/>
            <w:webHidden/>
          </w:rPr>
        </w:r>
        <w:r w:rsidR="00984F21">
          <w:rPr>
            <w:noProof/>
            <w:webHidden/>
          </w:rPr>
          <w:fldChar w:fldCharType="separate"/>
        </w:r>
        <w:r w:rsidR="00984F21">
          <w:rPr>
            <w:noProof/>
            <w:webHidden/>
          </w:rPr>
          <w:t>9</w:t>
        </w:r>
        <w:r w:rsidR="00984F21">
          <w:rPr>
            <w:noProof/>
            <w:webHidden/>
          </w:rPr>
          <w:fldChar w:fldCharType="end"/>
        </w:r>
      </w:hyperlink>
    </w:p>
    <w:p w14:paraId="65565761" w14:textId="152D6E55" w:rsidR="00984F21" w:rsidRDefault="002604C8">
      <w:pPr>
        <w:pStyle w:val="TOC4"/>
        <w:tabs>
          <w:tab w:val="left" w:pos="1560"/>
          <w:tab w:val="right" w:leader="dot" w:pos="9062"/>
        </w:tabs>
        <w:rPr>
          <w:rFonts w:asciiTheme="minorHAnsi" w:eastAsiaTheme="minorEastAsia" w:hAnsiTheme="minorHAnsi" w:cstheme="minorBidi"/>
          <w:noProof/>
          <w:sz w:val="22"/>
          <w:szCs w:val="22"/>
        </w:rPr>
      </w:pPr>
      <w:hyperlink w:anchor="_Toc141605880" w:history="1">
        <w:r w:rsidR="00984F21" w:rsidRPr="000E3CEA">
          <w:rPr>
            <w:rStyle w:val="Hyperlink"/>
            <w:noProof/>
          </w:rPr>
          <w:t>4.2.2.</w:t>
        </w:r>
        <w:r w:rsidR="00984F21">
          <w:rPr>
            <w:rFonts w:asciiTheme="minorHAnsi" w:eastAsiaTheme="minorEastAsia" w:hAnsiTheme="minorHAnsi" w:cstheme="minorBidi"/>
            <w:noProof/>
            <w:sz w:val="22"/>
            <w:szCs w:val="22"/>
          </w:rPr>
          <w:tab/>
        </w:r>
        <w:r w:rsidR="00984F21" w:rsidRPr="000E3CEA">
          <w:rPr>
            <w:rStyle w:val="Hyperlink"/>
            <w:noProof/>
          </w:rPr>
          <w:t>Ca sử dụng đăng ký</w:t>
        </w:r>
        <w:r w:rsidR="00984F21">
          <w:rPr>
            <w:noProof/>
            <w:webHidden/>
          </w:rPr>
          <w:tab/>
        </w:r>
        <w:r w:rsidR="00984F21">
          <w:rPr>
            <w:noProof/>
            <w:webHidden/>
          </w:rPr>
          <w:fldChar w:fldCharType="begin"/>
        </w:r>
        <w:r w:rsidR="00984F21">
          <w:rPr>
            <w:noProof/>
            <w:webHidden/>
          </w:rPr>
          <w:instrText xml:space="preserve"> PAGEREF _Toc141605880 \h </w:instrText>
        </w:r>
        <w:r w:rsidR="00984F21">
          <w:rPr>
            <w:noProof/>
            <w:webHidden/>
          </w:rPr>
        </w:r>
        <w:r w:rsidR="00984F21">
          <w:rPr>
            <w:noProof/>
            <w:webHidden/>
          </w:rPr>
          <w:fldChar w:fldCharType="separate"/>
        </w:r>
        <w:r w:rsidR="00984F21">
          <w:rPr>
            <w:noProof/>
            <w:webHidden/>
          </w:rPr>
          <w:t>10</w:t>
        </w:r>
        <w:r w:rsidR="00984F21">
          <w:rPr>
            <w:noProof/>
            <w:webHidden/>
          </w:rPr>
          <w:fldChar w:fldCharType="end"/>
        </w:r>
      </w:hyperlink>
    </w:p>
    <w:p w14:paraId="3C631502" w14:textId="346217CD" w:rsidR="00984F21" w:rsidRDefault="002604C8">
      <w:pPr>
        <w:pStyle w:val="TOC4"/>
        <w:tabs>
          <w:tab w:val="left" w:pos="1560"/>
          <w:tab w:val="right" w:leader="dot" w:pos="9062"/>
        </w:tabs>
        <w:rPr>
          <w:rFonts w:asciiTheme="minorHAnsi" w:eastAsiaTheme="minorEastAsia" w:hAnsiTheme="minorHAnsi" w:cstheme="minorBidi"/>
          <w:noProof/>
          <w:sz w:val="22"/>
          <w:szCs w:val="22"/>
        </w:rPr>
      </w:pPr>
      <w:hyperlink w:anchor="_Toc141605881" w:history="1">
        <w:r w:rsidR="00984F21" w:rsidRPr="000E3CEA">
          <w:rPr>
            <w:rStyle w:val="Hyperlink"/>
            <w:noProof/>
          </w:rPr>
          <w:t>4.2.3.</w:t>
        </w:r>
        <w:r w:rsidR="00984F21">
          <w:rPr>
            <w:rFonts w:asciiTheme="minorHAnsi" w:eastAsiaTheme="minorEastAsia" w:hAnsiTheme="minorHAnsi" w:cstheme="minorBidi"/>
            <w:noProof/>
            <w:sz w:val="22"/>
            <w:szCs w:val="22"/>
          </w:rPr>
          <w:tab/>
        </w:r>
        <w:r w:rsidR="00984F21" w:rsidRPr="000E3CEA">
          <w:rPr>
            <w:rStyle w:val="Hyperlink"/>
            <w:noProof/>
          </w:rPr>
          <w:t>Ca sử dụng quản lý tập ghi chú</w:t>
        </w:r>
        <w:r w:rsidR="00984F21">
          <w:rPr>
            <w:noProof/>
            <w:webHidden/>
          </w:rPr>
          <w:tab/>
        </w:r>
        <w:r w:rsidR="00984F21">
          <w:rPr>
            <w:noProof/>
            <w:webHidden/>
          </w:rPr>
          <w:fldChar w:fldCharType="begin"/>
        </w:r>
        <w:r w:rsidR="00984F21">
          <w:rPr>
            <w:noProof/>
            <w:webHidden/>
          </w:rPr>
          <w:instrText xml:space="preserve"> PAGEREF _Toc141605881 \h </w:instrText>
        </w:r>
        <w:r w:rsidR="00984F21">
          <w:rPr>
            <w:noProof/>
            <w:webHidden/>
          </w:rPr>
        </w:r>
        <w:r w:rsidR="00984F21">
          <w:rPr>
            <w:noProof/>
            <w:webHidden/>
          </w:rPr>
          <w:fldChar w:fldCharType="separate"/>
        </w:r>
        <w:r w:rsidR="00984F21">
          <w:rPr>
            <w:noProof/>
            <w:webHidden/>
          </w:rPr>
          <w:t>10</w:t>
        </w:r>
        <w:r w:rsidR="00984F21">
          <w:rPr>
            <w:noProof/>
            <w:webHidden/>
          </w:rPr>
          <w:fldChar w:fldCharType="end"/>
        </w:r>
      </w:hyperlink>
    </w:p>
    <w:p w14:paraId="4029AF5D" w14:textId="64C5C2DE" w:rsidR="00984F21" w:rsidRDefault="002604C8">
      <w:pPr>
        <w:pStyle w:val="TOC4"/>
        <w:tabs>
          <w:tab w:val="left" w:pos="1560"/>
          <w:tab w:val="right" w:leader="dot" w:pos="9062"/>
        </w:tabs>
        <w:rPr>
          <w:rFonts w:asciiTheme="minorHAnsi" w:eastAsiaTheme="minorEastAsia" w:hAnsiTheme="minorHAnsi" w:cstheme="minorBidi"/>
          <w:noProof/>
          <w:sz w:val="22"/>
          <w:szCs w:val="22"/>
        </w:rPr>
      </w:pPr>
      <w:hyperlink w:anchor="_Toc141605882" w:history="1">
        <w:r w:rsidR="00984F21" w:rsidRPr="000E3CEA">
          <w:rPr>
            <w:rStyle w:val="Hyperlink"/>
            <w:noProof/>
          </w:rPr>
          <w:t>4.2.4.</w:t>
        </w:r>
        <w:r w:rsidR="00984F21">
          <w:rPr>
            <w:rFonts w:asciiTheme="minorHAnsi" w:eastAsiaTheme="minorEastAsia" w:hAnsiTheme="minorHAnsi" w:cstheme="minorBidi"/>
            <w:noProof/>
            <w:sz w:val="22"/>
            <w:szCs w:val="22"/>
          </w:rPr>
          <w:tab/>
        </w:r>
        <w:r w:rsidR="00984F21" w:rsidRPr="000E3CEA">
          <w:rPr>
            <w:rStyle w:val="Hyperlink"/>
            <w:noProof/>
          </w:rPr>
          <w:t>Ca sử dụng quản lý ghi chú</w:t>
        </w:r>
        <w:r w:rsidR="00984F21">
          <w:rPr>
            <w:noProof/>
            <w:webHidden/>
          </w:rPr>
          <w:tab/>
        </w:r>
        <w:r w:rsidR="00984F21">
          <w:rPr>
            <w:noProof/>
            <w:webHidden/>
          </w:rPr>
          <w:fldChar w:fldCharType="begin"/>
        </w:r>
        <w:r w:rsidR="00984F21">
          <w:rPr>
            <w:noProof/>
            <w:webHidden/>
          </w:rPr>
          <w:instrText xml:space="preserve"> PAGEREF _Toc141605882 \h </w:instrText>
        </w:r>
        <w:r w:rsidR="00984F21">
          <w:rPr>
            <w:noProof/>
            <w:webHidden/>
          </w:rPr>
        </w:r>
        <w:r w:rsidR="00984F21">
          <w:rPr>
            <w:noProof/>
            <w:webHidden/>
          </w:rPr>
          <w:fldChar w:fldCharType="separate"/>
        </w:r>
        <w:r w:rsidR="00984F21">
          <w:rPr>
            <w:noProof/>
            <w:webHidden/>
          </w:rPr>
          <w:t>11</w:t>
        </w:r>
        <w:r w:rsidR="00984F21">
          <w:rPr>
            <w:noProof/>
            <w:webHidden/>
          </w:rPr>
          <w:fldChar w:fldCharType="end"/>
        </w:r>
      </w:hyperlink>
    </w:p>
    <w:p w14:paraId="1A39611F" w14:textId="7F40C836" w:rsidR="00984F21" w:rsidRDefault="002604C8">
      <w:pPr>
        <w:pStyle w:val="TOC4"/>
        <w:tabs>
          <w:tab w:val="left" w:pos="1560"/>
          <w:tab w:val="right" w:leader="dot" w:pos="9062"/>
        </w:tabs>
        <w:rPr>
          <w:rFonts w:asciiTheme="minorHAnsi" w:eastAsiaTheme="minorEastAsia" w:hAnsiTheme="minorHAnsi" w:cstheme="minorBidi"/>
          <w:noProof/>
          <w:sz w:val="22"/>
          <w:szCs w:val="22"/>
        </w:rPr>
      </w:pPr>
      <w:hyperlink w:anchor="_Toc141605883" w:history="1">
        <w:r w:rsidR="00984F21" w:rsidRPr="000E3CEA">
          <w:rPr>
            <w:rStyle w:val="Hyperlink"/>
            <w:noProof/>
          </w:rPr>
          <w:t>4.2.5.</w:t>
        </w:r>
        <w:r w:rsidR="00984F21">
          <w:rPr>
            <w:rFonts w:asciiTheme="minorHAnsi" w:eastAsiaTheme="minorEastAsia" w:hAnsiTheme="minorHAnsi" w:cstheme="minorBidi"/>
            <w:noProof/>
            <w:sz w:val="22"/>
            <w:szCs w:val="22"/>
          </w:rPr>
          <w:tab/>
        </w:r>
        <w:r w:rsidR="00984F21" w:rsidRPr="000E3CEA">
          <w:rPr>
            <w:rStyle w:val="Hyperlink"/>
            <w:noProof/>
          </w:rPr>
          <w:t>Ca sử dụng tìm kiếm</w:t>
        </w:r>
        <w:r w:rsidR="00984F21">
          <w:rPr>
            <w:noProof/>
            <w:webHidden/>
          </w:rPr>
          <w:tab/>
        </w:r>
        <w:r w:rsidR="00984F21">
          <w:rPr>
            <w:noProof/>
            <w:webHidden/>
          </w:rPr>
          <w:fldChar w:fldCharType="begin"/>
        </w:r>
        <w:r w:rsidR="00984F21">
          <w:rPr>
            <w:noProof/>
            <w:webHidden/>
          </w:rPr>
          <w:instrText xml:space="preserve"> PAGEREF _Toc141605883 \h </w:instrText>
        </w:r>
        <w:r w:rsidR="00984F21">
          <w:rPr>
            <w:noProof/>
            <w:webHidden/>
          </w:rPr>
        </w:r>
        <w:r w:rsidR="00984F21">
          <w:rPr>
            <w:noProof/>
            <w:webHidden/>
          </w:rPr>
          <w:fldChar w:fldCharType="separate"/>
        </w:r>
        <w:r w:rsidR="00984F21">
          <w:rPr>
            <w:noProof/>
            <w:webHidden/>
          </w:rPr>
          <w:t>12</w:t>
        </w:r>
        <w:r w:rsidR="00984F21">
          <w:rPr>
            <w:noProof/>
            <w:webHidden/>
          </w:rPr>
          <w:fldChar w:fldCharType="end"/>
        </w:r>
      </w:hyperlink>
    </w:p>
    <w:p w14:paraId="264FB00A" w14:textId="130C926A" w:rsidR="00984F21" w:rsidRDefault="002604C8">
      <w:pPr>
        <w:pStyle w:val="TOC2"/>
        <w:tabs>
          <w:tab w:val="left" w:pos="522"/>
          <w:tab w:val="right" w:leader="dot" w:pos="9062"/>
        </w:tabs>
        <w:rPr>
          <w:rFonts w:asciiTheme="minorHAnsi" w:eastAsiaTheme="minorEastAsia" w:hAnsiTheme="minorHAnsi" w:cstheme="minorBidi"/>
          <w:b w:val="0"/>
          <w:bCs w:val="0"/>
          <w:noProof/>
          <w:sz w:val="22"/>
          <w:szCs w:val="22"/>
        </w:rPr>
      </w:pPr>
      <w:hyperlink w:anchor="_Toc141605884" w:history="1">
        <w:r w:rsidR="00984F21" w:rsidRPr="000E3CEA">
          <w:rPr>
            <w:rStyle w:val="Hyperlink"/>
            <w:noProof/>
          </w:rPr>
          <w:t>5.</w:t>
        </w:r>
        <w:r w:rsidR="00984F21">
          <w:rPr>
            <w:rFonts w:asciiTheme="minorHAnsi" w:eastAsiaTheme="minorEastAsia" w:hAnsiTheme="minorHAnsi" w:cstheme="minorBidi"/>
            <w:b w:val="0"/>
            <w:bCs w:val="0"/>
            <w:noProof/>
            <w:sz w:val="22"/>
            <w:szCs w:val="22"/>
          </w:rPr>
          <w:tab/>
        </w:r>
        <w:r w:rsidR="00984F21" w:rsidRPr="000E3CEA">
          <w:rPr>
            <w:rStyle w:val="Hyperlink"/>
            <w:noProof/>
          </w:rPr>
          <w:t>Biểu đồ lớp</w:t>
        </w:r>
        <w:r w:rsidR="00984F21">
          <w:rPr>
            <w:noProof/>
            <w:webHidden/>
          </w:rPr>
          <w:tab/>
        </w:r>
        <w:r w:rsidR="00984F21">
          <w:rPr>
            <w:noProof/>
            <w:webHidden/>
          </w:rPr>
          <w:fldChar w:fldCharType="begin"/>
        </w:r>
        <w:r w:rsidR="00984F21">
          <w:rPr>
            <w:noProof/>
            <w:webHidden/>
          </w:rPr>
          <w:instrText xml:space="preserve"> PAGEREF _Toc141605884 \h </w:instrText>
        </w:r>
        <w:r w:rsidR="00984F21">
          <w:rPr>
            <w:noProof/>
            <w:webHidden/>
          </w:rPr>
        </w:r>
        <w:r w:rsidR="00984F21">
          <w:rPr>
            <w:noProof/>
            <w:webHidden/>
          </w:rPr>
          <w:fldChar w:fldCharType="separate"/>
        </w:r>
        <w:r w:rsidR="00984F21">
          <w:rPr>
            <w:noProof/>
            <w:webHidden/>
          </w:rPr>
          <w:t>13</w:t>
        </w:r>
        <w:r w:rsidR="00984F21">
          <w:rPr>
            <w:noProof/>
            <w:webHidden/>
          </w:rPr>
          <w:fldChar w:fldCharType="end"/>
        </w:r>
      </w:hyperlink>
    </w:p>
    <w:p w14:paraId="5A2137F0" w14:textId="53B33FCC" w:rsidR="00984F21" w:rsidRDefault="002604C8">
      <w:pPr>
        <w:pStyle w:val="TOC2"/>
        <w:tabs>
          <w:tab w:val="left" w:pos="522"/>
          <w:tab w:val="right" w:leader="dot" w:pos="9062"/>
        </w:tabs>
        <w:rPr>
          <w:rFonts w:asciiTheme="minorHAnsi" w:eastAsiaTheme="minorEastAsia" w:hAnsiTheme="minorHAnsi" w:cstheme="minorBidi"/>
          <w:b w:val="0"/>
          <w:bCs w:val="0"/>
          <w:noProof/>
          <w:sz w:val="22"/>
          <w:szCs w:val="22"/>
        </w:rPr>
      </w:pPr>
      <w:hyperlink w:anchor="_Toc141605885" w:history="1">
        <w:r w:rsidR="00984F21" w:rsidRPr="000E3CEA">
          <w:rPr>
            <w:rStyle w:val="Hyperlink"/>
            <w:noProof/>
          </w:rPr>
          <w:t>6.</w:t>
        </w:r>
        <w:r w:rsidR="00984F21">
          <w:rPr>
            <w:rFonts w:asciiTheme="minorHAnsi" w:eastAsiaTheme="minorEastAsia" w:hAnsiTheme="minorHAnsi" w:cstheme="minorBidi"/>
            <w:b w:val="0"/>
            <w:bCs w:val="0"/>
            <w:noProof/>
            <w:sz w:val="22"/>
            <w:szCs w:val="22"/>
          </w:rPr>
          <w:tab/>
        </w:r>
        <w:r w:rsidR="00984F21" w:rsidRPr="000E3CEA">
          <w:rPr>
            <w:rStyle w:val="Hyperlink"/>
            <w:noProof/>
          </w:rPr>
          <w:t>Biểu đồ tuần tự</w:t>
        </w:r>
        <w:r w:rsidR="00984F21">
          <w:rPr>
            <w:noProof/>
            <w:webHidden/>
          </w:rPr>
          <w:tab/>
        </w:r>
        <w:r w:rsidR="00984F21">
          <w:rPr>
            <w:noProof/>
            <w:webHidden/>
          </w:rPr>
          <w:fldChar w:fldCharType="begin"/>
        </w:r>
        <w:r w:rsidR="00984F21">
          <w:rPr>
            <w:noProof/>
            <w:webHidden/>
          </w:rPr>
          <w:instrText xml:space="preserve"> PAGEREF _Toc141605885 \h </w:instrText>
        </w:r>
        <w:r w:rsidR="00984F21">
          <w:rPr>
            <w:noProof/>
            <w:webHidden/>
          </w:rPr>
        </w:r>
        <w:r w:rsidR="00984F21">
          <w:rPr>
            <w:noProof/>
            <w:webHidden/>
          </w:rPr>
          <w:fldChar w:fldCharType="separate"/>
        </w:r>
        <w:r w:rsidR="00984F21">
          <w:rPr>
            <w:noProof/>
            <w:webHidden/>
          </w:rPr>
          <w:t>13</w:t>
        </w:r>
        <w:r w:rsidR="00984F21">
          <w:rPr>
            <w:noProof/>
            <w:webHidden/>
          </w:rPr>
          <w:fldChar w:fldCharType="end"/>
        </w:r>
      </w:hyperlink>
    </w:p>
    <w:p w14:paraId="476BD6E4" w14:textId="1E715BB7" w:rsidR="00984F21" w:rsidRDefault="002604C8">
      <w:pPr>
        <w:pStyle w:val="TOC3"/>
        <w:tabs>
          <w:tab w:val="left" w:pos="1040"/>
          <w:tab w:val="right" w:leader="dot" w:pos="9062"/>
        </w:tabs>
        <w:rPr>
          <w:rFonts w:asciiTheme="minorHAnsi" w:eastAsiaTheme="minorEastAsia" w:hAnsiTheme="minorHAnsi" w:cstheme="minorBidi"/>
          <w:noProof/>
          <w:sz w:val="22"/>
          <w:szCs w:val="22"/>
        </w:rPr>
      </w:pPr>
      <w:hyperlink w:anchor="_Toc141605886" w:history="1">
        <w:r w:rsidR="00984F21" w:rsidRPr="000E3CEA">
          <w:rPr>
            <w:rStyle w:val="Hyperlink"/>
            <w:noProof/>
          </w:rPr>
          <w:t>6.1.</w:t>
        </w:r>
        <w:r w:rsidR="00984F21">
          <w:rPr>
            <w:rFonts w:asciiTheme="minorHAnsi" w:eastAsiaTheme="minorEastAsia" w:hAnsiTheme="minorHAnsi" w:cstheme="minorBidi"/>
            <w:noProof/>
            <w:sz w:val="22"/>
            <w:szCs w:val="22"/>
          </w:rPr>
          <w:tab/>
        </w:r>
        <w:r w:rsidR="00984F21" w:rsidRPr="000E3CEA">
          <w:rPr>
            <w:rStyle w:val="Hyperlink"/>
            <w:noProof/>
          </w:rPr>
          <w:t>Biểu đồ tuần tự đăng nhập</w:t>
        </w:r>
        <w:r w:rsidR="00984F21">
          <w:rPr>
            <w:noProof/>
            <w:webHidden/>
          </w:rPr>
          <w:tab/>
        </w:r>
        <w:r w:rsidR="00984F21">
          <w:rPr>
            <w:noProof/>
            <w:webHidden/>
          </w:rPr>
          <w:fldChar w:fldCharType="begin"/>
        </w:r>
        <w:r w:rsidR="00984F21">
          <w:rPr>
            <w:noProof/>
            <w:webHidden/>
          </w:rPr>
          <w:instrText xml:space="preserve"> PAGEREF _Toc141605886 \h </w:instrText>
        </w:r>
        <w:r w:rsidR="00984F21">
          <w:rPr>
            <w:noProof/>
            <w:webHidden/>
          </w:rPr>
        </w:r>
        <w:r w:rsidR="00984F21">
          <w:rPr>
            <w:noProof/>
            <w:webHidden/>
          </w:rPr>
          <w:fldChar w:fldCharType="separate"/>
        </w:r>
        <w:r w:rsidR="00984F21">
          <w:rPr>
            <w:noProof/>
            <w:webHidden/>
          </w:rPr>
          <w:t>13</w:t>
        </w:r>
        <w:r w:rsidR="00984F21">
          <w:rPr>
            <w:noProof/>
            <w:webHidden/>
          </w:rPr>
          <w:fldChar w:fldCharType="end"/>
        </w:r>
      </w:hyperlink>
    </w:p>
    <w:p w14:paraId="0F1FC777" w14:textId="70B074EF" w:rsidR="00984F21" w:rsidRDefault="002604C8">
      <w:pPr>
        <w:pStyle w:val="TOC3"/>
        <w:tabs>
          <w:tab w:val="left" w:pos="1040"/>
          <w:tab w:val="right" w:leader="dot" w:pos="9062"/>
        </w:tabs>
        <w:rPr>
          <w:rFonts w:asciiTheme="minorHAnsi" w:eastAsiaTheme="minorEastAsia" w:hAnsiTheme="minorHAnsi" w:cstheme="minorBidi"/>
          <w:noProof/>
          <w:sz w:val="22"/>
          <w:szCs w:val="22"/>
        </w:rPr>
      </w:pPr>
      <w:hyperlink w:anchor="_Toc141605887" w:history="1">
        <w:r w:rsidR="00984F21" w:rsidRPr="000E3CEA">
          <w:rPr>
            <w:rStyle w:val="Hyperlink"/>
            <w:noProof/>
          </w:rPr>
          <w:t>6.2.</w:t>
        </w:r>
        <w:r w:rsidR="00984F21">
          <w:rPr>
            <w:rFonts w:asciiTheme="minorHAnsi" w:eastAsiaTheme="minorEastAsia" w:hAnsiTheme="minorHAnsi" w:cstheme="minorBidi"/>
            <w:noProof/>
            <w:sz w:val="22"/>
            <w:szCs w:val="22"/>
          </w:rPr>
          <w:tab/>
        </w:r>
        <w:r w:rsidR="00984F21" w:rsidRPr="000E3CEA">
          <w:rPr>
            <w:rStyle w:val="Hyperlink"/>
            <w:noProof/>
          </w:rPr>
          <w:t>Biểu đồ tuần tự quản lý ghi chú</w:t>
        </w:r>
        <w:r w:rsidR="00984F21">
          <w:rPr>
            <w:noProof/>
            <w:webHidden/>
          </w:rPr>
          <w:tab/>
        </w:r>
        <w:r w:rsidR="00984F21">
          <w:rPr>
            <w:noProof/>
            <w:webHidden/>
          </w:rPr>
          <w:fldChar w:fldCharType="begin"/>
        </w:r>
        <w:r w:rsidR="00984F21">
          <w:rPr>
            <w:noProof/>
            <w:webHidden/>
          </w:rPr>
          <w:instrText xml:space="preserve"> PAGEREF _Toc141605887 \h </w:instrText>
        </w:r>
        <w:r w:rsidR="00984F21">
          <w:rPr>
            <w:noProof/>
            <w:webHidden/>
          </w:rPr>
        </w:r>
        <w:r w:rsidR="00984F21">
          <w:rPr>
            <w:noProof/>
            <w:webHidden/>
          </w:rPr>
          <w:fldChar w:fldCharType="separate"/>
        </w:r>
        <w:r w:rsidR="00984F21">
          <w:rPr>
            <w:noProof/>
            <w:webHidden/>
          </w:rPr>
          <w:t>14</w:t>
        </w:r>
        <w:r w:rsidR="00984F21">
          <w:rPr>
            <w:noProof/>
            <w:webHidden/>
          </w:rPr>
          <w:fldChar w:fldCharType="end"/>
        </w:r>
      </w:hyperlink>
    </w:p>
    <w:p w14:paraId="5133E384" w14:textId="10FCD6DD" w:rsidR="00984F21" w:rsidRDefault="002604C8">
      <w:pPr>
        <w:pStyle w:val="TOC3"/>
        <w:tabs>
          <w:tab w:val="left" w:pos="1040"/>
          <w:tab w:val="right" w:leader="dot" w:pos="9062"/>
        </w:tabs>
        <w:rPr>
          <w:rFonts w:asciiTheme="minorHAnsi" w:eastAsiaTheme="minorEastAsia" w:hAnsiTheme="minorHAnsi" w:cstheme="minorBidi"/>
          <w:noProof/>
          <w:sz w:val="22"/>
          <w:szCs w:val="22"/>
        </w:rPr>
      </w:pPr>
      <w:hyperlink w:anchor="_Toc141605888" w:history="1">
        <w:r w:rsidR="00984F21" w:rsidRPr="000E3CEA">
          <w:rPr>
            <w:rStyle w:val="Hyperlink"/>
            <w:noProof/>
          </w:rPr>
          <w:t>6.3.</w:t>
        </w:r>
        <w:r w:rsidR="00984F21">
          <w:rPr>
            <w:rFonts w:asciiTheme="minorHAnsi" w:eastAsiaTheme="minorEastAsia" w:hAnsiTheme="minorHAnsi" w:cstheme="minorBidi"/>
            <w:noProof/>
            <w:sz w:val="22"/>
            <w:szCs w:val="22"/>
          </w:rPr>
          <w:tab/>
        </w:r>
        <w:r w:rsidR="00984F21" w:rsidRPr="000E3CEA">
          <w:rPr>
            <w:rStyle w:val="Hyperlink"/>
            <w:noProof/>
          </w:rPr>
          <w:t>Biểu đồ tuần tự đăng ký</w:t>
        </w:r>
        <w:r w:rsidR="00984F21">
          <w:rPr>
            <w:noProof/>
            <w:webHidden/>
          </w:rPr>
          <w:tab/>
        </w:r>
        <w:r w:rsidR="00984F21">
          <w:rPr>
            <w:noProof/>
            <w:webHidden/>
          </w:rPr>
          <w:fldChar w:fldCharType="begin"/>
        </w:r>
        <w:r w:rsidR="00984F21">
          <w:rPr>
            <w:noProof/>
            <w:webHidden/>
          </w:rPr>
          <w:instrText xml:space="preserve"> PAGEREF _Toc141605888 \h </w:instrText>
        </w:r>
        <w:r w:rsidR="00984F21">
          <w:rPr>
            <w:noProof/>
            <w:webHidden/>
          </w:rPr>
        </w:r>
        <w:r w:rsidR="00984F21">
          <w:rPr>
            <w:noProof/>
            <w:webHidden/>
          </w:rPr>
          <w:fldChar w:fldCharType="separate"/>
        </w:r>
        <w:r w:rsidR="00984F21">
          <w:rPr>
            <w:noProof/>
            <w:webHidden/>
          </w:rPr>
          <w:t>15</w:t>
        </w:r>
        <w:r w:rsidR="00984F21">
          <w:rPr>
            <w:noProof/>
            <w:webHidden/>
          </w:rPr>
          <w:fldChar w:fldCharType="end"/>
        </w:r>
      </w:hyperlink>
    </w:p>
    <w:p w14:paraId="4EAC1D23" w14:textId="544E683D" w:rsidR="00984F21" w:rsidRDefault="002604C8">
      <w:pPr>
        <w:pStyle w:val="TOC3"/>
        <w:tabs>
          <w:tab w:val="left" w:pos="1040"/>
          <w:tab w:val="right" w:leader="dot" w:pos="9062"/>
        </w:tabs>
        <w:rPr>
          <w:rFonts w:asciiTheme="minorHAnsi" w:eastAsiaTheme="minorEastAsia" w:hAnsiTheme="minorHAnsi" w:cstheme="minorBidi"/>
          <w:noProof/>
          <w:sz w:val="22"/>
          <w:szCs w:val="22"/>
        </w:rPr>
      </w:pPr>
      <w:hyperlink w:anchor="_Toc141605889" w:history="1">
        <w:r w:rsidR="00984F21" w:rsidRPr="000E3CEA">
          <w:rPr>
            <w:rStyle w:val="Hyperlink"/>
            <w:noProof/>
          </w:rPr>
          <w:t>6.4.</w:t>
        </w:r>
        <w:r w:rsidR="00984F21">
          <w:rPr>
            <w:rFonts w:asciiTheme="minorHAnsi" w:eastAsiaTheme="minorEastAsia" w:hAnsiTheme="minorHAnsi" w:cstheme="minorBidi"/>
            <w:noProof/>
            <w:sz w:val="22"/>
            <w:szCs w:val="22"/>
          </w:rPr>
          <w:tab/>
        </w:r>
        <w:r w:rsidR="00984F21" w:rsidRPr="000E3CEA">
          <w:rPr>
            <w:rStyle w:val="Hyperlink"/>
            <w:noProof/>
          </w:rPr>
          <w:t>Biểu đồ tuần tự quản lý tập ghi chú</w:t>
        </w:r>
        <w:r w:rsidR="00984F21">
          <w:rPr>
            <w:noProof/>
            <w:webHidden/>
          </w:rPr>
          <w:tab/>
        </w:r>
        <w:r w:rsidR="00984F21">
          <w:rPr>
            <w:noProof/>
            <w:webHidden/>
          </w:rPr>
          <w:fldChar w:fldCharType="begin"/>
        </w:r>
        <w:r w:rsidR="00984F21">
          <w:rPr>
            <w:noProof/>
            <w:webHidden/>
          </w:rPr>
          <w:instrText xml:space="preserve"> PAGEREF _Toc141605889 \h </w:instrText>
        </w:r>
        <w:r w:rsidR="00984F21">
          <w:rPr>
            <w:noProof/>
            <w:webHidden/>
          </w:rPr>
        </w:r>
        <w:r w:rsidR="00984F21">
          <w:rPr>
            <w:noProof/>
            <w:webHidden/>
          </w:rPr>
          <w:fldChar w:fldCharType="separate"/>
        </w:r>
        <w:r w:rsidR="00984F21">
          <w:rPr>
            <w:noProof/>
            <w:webHidden/>
          </w:rPr>
          <w:t>15</w:t>
        </w:r>
        <w:r w:rsidR="00984F21">
          <w:rPr>
            <w:noProof/>
            <w:webHidden/>
          </w:rPr>
          <w:fldChar w:fldCharType="end"/>
        </w:r>
      </w:hyperlink>
    </w:p>
    <w:p w14:paraId="3BE6ADEB" w14:textId="776BD886" w:rsidR="00984F21" w:rsidRDefault="002604C8">
      <w:pPr>
        <w:pStyle w:val="TOC2"/>
        <w:tabs>
          <w:tab w:val="left" w:pos="522"/>
          <w:tab w:val="right" w:leader="dot" w:pos="9062"/>
        </w:tabs>
        <w:rPr>
          <w:rFonts w:asciiTheme="minorHAnsi" w:eastAsiaTheme="minorEastAsia" w:hAnsiTheme="minorHAnsi" w:cstheme="minorBidi"/>
          <w:b w:val="0"/>
          <w:bCs w:val="0"/>
          <w:noProof/>
          <w:sz w:val="22"/>
          <w:szCs w:val="22"/>
        </w:rPr>
      </w:pPr>
      <w:hyperlink w:anchor="_Toc141605890" w:history="1">
        <w:r w:rsidR="00984F21" w:rsidRPr="000E3CEA">
          <w:rPr>
            <w:rStyle w:val="Hyperlink"/>
            <w:noProof/>
          </w:rPr>
          <w:t>7.</w:t>
        </w:r>
        <w:r w:rsidR="00984F21">
          <w:rPr>
            <w:rFonts w:asciiTheme="minorHAnsi" w:eastAsiaTheme="minorEastAsia" w:hAnsiTheme="minorHAnsi" w:cstheme="minorBidi"/>
            <w:b w:val="0"/>
            <w:bCs w:val="0"/>
            <w:noProof/>
            <w:sz w:val="22"/>
            <w:szCs w:val="22"/>
          </w:rPr>
          <w:tab/>
        </w:r>
        <w:r w:rsidR="00984F21" w:rsidRPr="000E3CEA">
          <w:rPr>
            <w:rStyle w:val="Hyperlink"/>
            <w:noProof/>
          </w:rPr>
          <w:t>Biểu đồ hoạt động</w:t>
        </w:r>
        <w:r w:rsidR="00984F21">
          <w:rPr>
            <w:noProof/>
            <w:webHidden/>
          </w:rPr>
          <w:tab/>
        </w:r>
        <w:r w:rsidR="00984F21">
          <w:rPr>
            <w:noProof/>
            <w:webHidden/>
          </w:rPr>
          <w:fldChar w:fldCharType="begin"/>
        </w:r>
        <w:r w:rsidR="00984F21">
          <w:rPr>
            <w:noProof/>
            <w:webHidden/>
          </w:rPr>
          <w:instrText xml:space="preserve"> PAGEREF _Toc141605890 \h </w:instrText>
        </w:r>
        <w:r w:rsidR="00984F21">
          <w:rPr>
            <w:noProof/>
            <w:webHidden/>
          </w:rPr>
        </w:r>
        <w:r w:rsidR="00984F21">
          <w:rPr>
            <w:noProof/>
            <w:webHidden/>
          </w:rPr>
          <w:fldChar w:fldCharType="separate"/>
        </w:r>
        <w:r w:rsidR="00984F21">
          <w:rPr>
            <w:noProof/>
            <w:webHidden/>
          </w:rPr>
          <w:t>16</w:t>
        </w:r>
        <w:r w:rsidR="00984F21">
          <w:rPr>
            <w:noProof/>
            <w:webHidden/>
          </w:rPr>
          <w:fldChar w:fldCharType="end"/>
        </w:r>
      </w:hyperlink>
    </w:p>
    <w:p w14:paraId="1BAAE0EC" w14:textId="5DEC55D8" w:rsidR="00984F21" w:rsidRDefault="002604C8">
      <w:pPr>
        <w:pStyle w:val="TOC3"/>
        <w:tabs>
          <w:tab w:val="left" w:pos="1040"/>
          <w:tab w:val="right" w:leader="dot" w:pos="9062"/>
        </w:tabs>
        <w:rPr>
          <w:rFonts w:asciiTheme="minorHAnsi" w:eastAsiaTheme="minorEastAsia" w:hAnsiTheme="minorHAnsi" w:cstheme="minorBidi"/>
          <w:noProof/>
          <w:sz w:val="22"/>
          <w:szCs w:val="22"/>
        </w:rPr>
      </w:pPr>
      <w:hyperlink w:anchor="_Toc141605891" w:history="1">
        <w:r w:rsidR="00984F21" w:rsidRPr="000E3CEA">
          <w:rPr>
            <w:rStyle w:val="Hyperlink"/>
            <w:noProof/>
          </w:rPr>
          <w:t>7.1.</w:t>
        </w:r>
        <w:r w:rsidR="00984F21">
          <w:rPr>
            <w:rFonts w:asciiTheme="minorHAnsi" w:eastAsiaTheme="minorEastAsia" w:hAnsiTheme="minorHAnsi" w:cstheme="minorBidi"/>
            <w:noProof/>
            <w:sz w:val="22"/>
            <w:szCs w:val="22"/>
          </w:rPr>
          <w:tab/>
        </w:r>
        <w:r w:rsidR="00984F21" w:rsidRPr="000E3CEA">
          <w:rPr>
            <w:rStyle w:val="Hyperlink"/>
            <w:noProof/>
          </w:rPr>
          <w:t>Biểu đồ hoạt động đăng nhập</w:t>
        </w:r>
        <w:r w:rsidR="00984F21">
          <w:rPr>
            <w:noProof/>
            <w:webHidden/>
          </w:rPr>
          <w:tab/>
        </w:r>
        <w:r w:rsidR="00984F21">
          <w:rPr>
            <w:noProof/>
            <w:webHidden/>
          </w:rPr>
          <w:fldChar w:fldCharType="begin"/>
        </w:r>
        <w:r w:rsidR="00984F21">
          <w:rPr>
            <w:noProof/>
            <w:webHidden/>
          </w:rPr>
          <w:instrText xml:space="preserve"> PAGEREF _Toc141605891 \h </w:instrText>
        </w:r>
        <w:r w:rsidR="00984F21">
          <w:rPr>
            <w:noProof/>
            <w:webHidden/>
          </w:rPr>
        </w:r>
        <w:r w:rsidR="00984F21">
          <w:rPr>
            <w:noProof/>
            <w:webHidden/>
          </w:rPr>
          <w:fldChar w:fldCharType="separate"/>
        </w:r>
        <w:r w:rsidR="00984F21">
          <w:rPr>
            <w:noProof/>
            <w:webHidden/>
          </w:rPr>
          <w:t>16</w:t>
        </w:r>
        <w:r w:rsidR="00984F21">
          <w:rPr>
            <w:noProof/>
            <w:webHidden/>
          </w:rPr>
          <w:fldChar w:fldCharType="end"/>
        </w:r>
      </w:hyperlink>
    </w:p>
    <w:p w14:paraId="05837B54" w14:textId="483CC1EF" w:rsidR="00984F21" w:rsidRDefault="002604C8">
      <w:pPr>
        <w:pStyle w:val="TOC3"/>
        <w:tabs>
          <w:tab w:val="left" w:pos="1040"/>
          <w:tab w:val="right" w:leader="dot" w:pos="9062"/>
        </w:tabs>
        <w:rPr>
          <w:rFonts w:asciiTheme="minorHAnsi" w:eastAsiaTheme="minorEastAsia" w:hAnsiTheme="minorHAnsi" w:cstheme="minorBidi"/>
          <w:noProof/>
          <w:sz w:val="22"/>
          <w:szCs w:val="22"/>
        </w:rPr>
      </w:pPr>
      <w:hyperlink w:anchor="_Toc141605892" w:history="1">
        <w:r w:rsidR="00984F21" w:rsidRPr="000E3CEA">
          <w:rPr>
            <w:rStyle w:val="Hyperlink"/>
            <w:noProof/>
          </w:rPr>
          <w:t>7.2.</w:t>
        </w:r>
        <w:r w:rsidR="00984F21">
          <w:rPr>
            <w:rFonts w:asciiTheme="minorHAnsi" w:eastAsiaTheme="minorEastAsia" w:hAnsiTheme="minorHAnsi" w:cstheme="minorBidi"/>
            <w:noProof/>
            <w:sz w:val="22"/>
            <w:szCs w:val="22"/>
          </w:rPr>
          <w:tab/>
        </w:r>
        <w:r w:rsidR="00984F21" w:rsidRPr="000E3CEA">
          <w:rPr>
            <w:rStyle w:val="Hyperlink"/>
            <w:noProof/>
          </w:rPr>
          <w:t>Biểu đồ hoạt động quản lý tập ghi chú</w:t>
        </w:r>
        <w:r w:rsidR="00984F21">
          <w:rPr>
            <w:noProof/>
            <w:webHidden/>
          </w:rPr>
          <w:tab/>
        </w:r>
        <w:r w:rsidR="00984F21">
          <w:rPr>
            <w:noProof/>
            <w:webHidden/>
          </w:rPr>
          <w:fldChar w:fldCharType="begin"/>
        </w:r>
        <w:r w:rsidR="00984F21">
          <w:rPr>
            <w:noProof/>
            <w:webHidden/>
          </w:rPr>
          <w:instrText xml:space="preserve"> PAGEREF _Toc141605892 \h </w:instrText>
        </w:r>
        <w:r w:rsidR="00984F21">
          <w:rPr>
            <w:noProof/>
            <w:webHidden/>
          </w:rPr>
        </w:r>
        <w:r w:rsidR="00984F21">
          <w:rPr>
            <w:noProof/>
            <w:webHidden/>
          </w:rPr>
          <w:fldChar w:fldCharType="separate"/>
        </w:r>
        <w:r w:rsidR="00984F21">
          <w:rPr>
            <w:noProof/>
            <w:webHidden/>
          </w:rPr>
          <w:t>17</w:t>
        </w:r>
        <w:r w:rsidR="00984F21">
          <w:rPr>
            <w:noProof/>
            <w:webHidden/>
          </w:rPr>
          <w:fldChar w:fldCharType="end"/>
        </w:r>
      </w:hyperlink>
    </w:p>
    <w:p w14:paraId="201F04D5" w14:textId="562A8E1A" w:rsidR="00984F21" w:rsidRDefault="002604C8">
      <w:pPr>
        <w:pStyle w:val="TOC3"/>
        <w:tabs>
          <w:tab w:val="left" w:pos="1040"/>
          <w:tab w:val="right" w:leader="dot" w:pos="9062"/>
        </w:tabs>
        <w:rPr>
          <w:rFonts w:asciiTheme="minorHAnsi" w:eastAsiaTheme="minorEastAsia" w:hAnsiTheme="minorHAnsi" w:cstheme="minorBidi"/>
          <w:noProof/>
          <w:sz w:val="22"/>
          <w:szCs w:val="22"/>
        </w:rPr>
      </w:pPr>
      <w:hyperlink w:anchor="_Toc141605893" w:history="1">
        <w:r w:rsidR="00984F21" w:rsidRPr="000E3CEA">
          <w:rPr>
            <w:rStyle w:val="Hyperlink"/>
            <w:noProof/>
          </w:rPr>
          <w:t>7.3.</w:t>
        </w:r>
        <w:r w:rsidR="00984F21">
          <w:rPr>
            <w:rFonts w:asciiTheme="minorHAnsi" w:eastAsiaTheme="minorEastAsia" w:hAnsiTheme="minorHAnsi" w:cstheme="minorBidi"/>
            <w:noProof/>
            <w:sz w:val="22"/>
            <w:szCs w:val="22"/>
          </w:rPr>
          <w:tab/>
        </w:r>
        <w:r w:rsidR="00984F21" w:rsidRPr="000E3CEA">
          <w:rPr>
            <w:rStyle w:val="Hyperlink"/>
            <w:noProof/>
          </w:rPr>
          <w:t>Biểu đồ hoạt động quản lý ghi chú</w:t>
        </w:r>
        <w:r w:rsidR="00984F21">
          <w:rPr>
            <w:noProof/>
            <w:webHidden/>
          </w:rPr>
          <w:tab/>
        </w:r>
        <w:r w:rsidR="00984F21">
          <w:rPr>
            <w:noProof/>
            <w:webHidden/>
          </w:rPr>
          <w:fldChar w:fldCharType="begin"/>
        </w:r>
        <w:r w:rsidR="00984F21">
          <w:rPr>
            <w:noProof/>
            <w:webHidden/>
          </w:rPr>
          <w:instrText xml:space="preserve"> PAGEREF _Toc141605893 \h </w:instrText>
        </w:r>
        <w:r w:rsidR="00984F21">
          <w:rPr>
            <w:noProof/>
            <w:webHidden/>
          </w:rPr>
        </w:r>
        <w:r w:rsidR="00984F21">
          <w:rPr>
            <w:noProof/>
            <w:webHidden/>
          </w:rPr>
          <w:fldChar w:fldCharType="separate"/>
        </w:r>
        <w:r w:rsidR="00984F21">
          <w:rPr>
            <w:noProof/>
            <w:webHidden/>
          </w:rPr>
          <w:t>17</w:t>
        </w:r>
        <w:r w:rsidR="00984F21">
          <w:rPr>
            <w:noProof/>
            <w:webHidden/>
          </w:rPr>
          <w:fldChar w:fldCharType="end"/>
        </w:r>
      </w:hyperlink>
    </w:p>
    <w:p w14:paraId="61092583" w14:textId="6415E11C" w:rsidR="00984F21" w:rsidRDefault="002604C8">
      <w:pPr>
        <w:pStyle w:val="TOC1"/>
        <w:tabs>
          <w:tab w:val="right" w:leader="dot" w:pos="9062"/>
        </w:tabs>
        <w:rPr>
          <w:rFonts w:asciiTheme="minorHAnsi" w:eastAsiaTheme="minorEastAsia" w:hAnsiTheme="minorHAnsi" w:cstheme="minorBidi"/>
          <w:b w:val="0"/>
          <w:bCs w:val="0"/>
          <w:caps w:val="0"/>
          <w:noProof/>
          <w:sz w:val="22"/>
          <w:szCs w:val="22"/>
        </w:rPr>
      </w:pPr>
      <w:hyperlink w:anchor="_Toc141605894" w:history="1">
        <w:r w:rsidR="00984F21" w:rsidRPr="000E3CEA">
          <w:rPr>
            <w:rStyle w:val="Hyperlink"/>
            <w:noProof/>
          </w:rPr>
          <w:t>Chương 3. KẾT QUẢ BƯỚC ĐẦU VỀ ỨNG DỤNG GHI CHÚ ĐA NỀN TẢNG MYNOTE</w:t>
        </w:r>
        <w:r w:rsidR="00984F21">
          <w:rPr>
            <w:noProof/>
            <w:webHidden/>
          </w:rPr>
          <w:tab/>
        </w:r>
        <w:r w:rsidR="00984F21">
          <w:rPr>
            <w:noProof/>
            <w:webHidden/>
          </w:rPr>
          <w:fldChar w:fldCharType="begin"/>
        </w:r>
        <w:r w:rsidR="00984F21">
          <w:rPr>
            <w:noProof/>
            <w:webHidden/>
          </w:rPr>
          <w:instrText xml:space="preserve"> PAGEREF _Toc141605894 \h </w:instrText>
        </w:r>
        <w:r w:rsidR="00984F21">
          <w:rPr>
            <w:noProof/>
            <w:webHidden/>
          </w:rPr>
        </w:r>
        <w:r w:rsidR="00984F21">
          <w:rPr>
            <w:noProof/>
            <w:webHidden/>
          </w:rPr>
          <w:fldChar w:fldCharType="separate"/>
        </w:r>
        <w:r w:rsidR="00984F21">
          <w:rPr>
            <w:noProof/>
            <w:webHidden/>
          </w:rPr>
          <w:t>18</w:t>
        </w:r>
        <w:r w:rsidR="00984F21">
          <w:rPr>
            <w:noProof/>
            <w:webHidden/>
          </w:rPr>
          <w:fldChar w:fldCharType="end"/>
        </w:r>
      </w:hyperlink>
    </w:p>
    <w:p w14:paraId="36F0ED07" w14:textId="492AD43D" w:rsidR="00984F21" w:rsidRDefault="002604C8">
      <w:pPr>
        <w:pStyle w:val="TOC2"/>
        <w:tabs>
          <w:tab w:val="left" w:pos="522"/>
          <w:tab w:val="right" w:leader="dot" w:pos="9062"/>
        </w:tabs>
        <w:rPr>
          <w:rFonts w:asciiTheme="minorHAnsi" w:eastAsiaTheme="minorEastAsia" w:hAnsiTheme="minorHAnsi" w:cstheme="minorBidi"/>
          <w:b w:val="0"/>
          <w:bCs w:val="0"/>
          <w:noProof/>
          <w:sz w:val="22"/>
          <w:szCs w:val="22"/>
        </w:rPr>
      </w:pPr>
      <w:hyperlink w:anchor="_Toc141605895" w:history="1">
        <w:r w:rsidR="00984F21" w:rsidRPr="000E3CEA">
          <w:rPr>
            <w:rStyle w:val="Hyperlink"/>
            <w:noProof/>
          </w:rPr>
          <w:t>1.</w:t>
        </w:r>
        <w:r w:rsidR="00984F21">
          <w:rPr>
            <w:rFonts w:asciiTheme="minorHAnsi" w:eastAsiaTheme="minorEastAsia" w:hAnsiTheme="minorHAnsi" w:cstheme="minorBidi"/>
            <w:b w:val="0"/>
            <w:bCs w:val="0"/>
            <w:noProof/>
            <w:sz w:val="22"/>
            <w:szCs w:val="22"/>
          </w:rPr>
          <w:tab/>
        </w:r>
        <w:r w:rsidR="00984F21" w:rsidRPr="000E3CEA">
          <w:rPr>
            <w:rStyle w:val="Hyperlink"/>
            <w:noProof/>
          </w:rPr>
          <w:t>Công cụ</w:t>
        </w:r>
        <w:r w:rsidR="00984F21">
          <w:rPr>
            <w:noProof/>
            <w:webHidden/>
          </w:rPr>
          <w:tab/>
        </w:r>
        <w:r w:rsidR="00984F21">
          <w:rPr>
            <w:noProof/>
            <w:webHidden/>
          </w:rPr>
          <w:fldChar w:fldCharType="begin"/>
        </w:r>
        <w:r w:rsidR="00984F21">
          <w:rPr>
            <w:noProof/>
            <w:webHidden/>
          </w:rPr>
          <w:instrText xml:space="preserve"> PAGEREF _Toc141605895 \h </w:instrText>
        </w:r>
        <w:r w:rsidR="00984F21">
          <w:rPr>
            <w:noProof/>
            <w:webHidden/>
          </w:rPr>
        </w:r>
        <w:r w:rsidR="00984F21">
          <w:rPr>
            <w:noProof/>
            <w:webHidden/>
          </w:rPr>
          <w:fldChar w:fldCharType="separate"/>
        </w:r>
        <w:r w:rsidR="00984F21">
          <w:rPr>
            <w:noProof/>
            <w:webHidden/>
          </w:rPr>
          <w:t>18</w:t>
        </w:r>
        <w:r w:rsidR="00984F21">
          <w:rPr>
            <w:noProof/>
            <w:webHidden/>
          </w:rPr>
          <w:fldChar w:fldCharType="end"/>
        </w:r>
      </w:hyperlink>
    </w:p>
    <w:p w14:paraId="53C20899" w14:textId="25E29378" w:rsidR="00984F21" w:rsidRDefault="002604C8">
      <w:pPr>
        <w:pStyle w:val="TOC3"/>
        <w:tabs>
          <w:tab w:val="left" w:pos="1040"/>
          <w:tab w:val="right" w:leader="dot" w:pos="9062"/>
        </w:tabs>
        <w:rPr>
          <w:rFonts w:asciiTheme="minorHAnsi" w:eastAsiaTheme="minorEastAsia" w:hAnsiTheme="minorHAnsi" w:cstheme="minorBidi"/>
          <w:noProof/>
          <w:sz w:val="22"/>
          <w:szCs w:val="22"/>
        </w:rPr>
      </w:pPr>
      <w:hyperlink w:anchor="_Toc141605896" w:history="1">
        <w:r w:rsidR="00984F21" w:rsidRPr="000E3CEA">
          <w:rPr>
            <w:rStyle w:val="Hyperlink"/>
            <w:noProof/>
          </w:rPr>
          <w:t>1.1.</w:t>
        </w:r>
        <w:r w:rsidR="00984F21">
          <w:rPr>
            <w:rFonts w:asciiTheme="minorHAnsi" w:eastAsiaTheme="minorEastAsia" w:hAnsiTheme="minorHAnsi" w:cstheme="minorBidi"/>
            <w:noProof/>
            <w:sz w:val="22"/>
            <w:szCs w:val="22"/>
          </w:rPr>
          <w:tab/>
        </w:r>
        <w:r w:rsidR="00984F21" w:rsidRPr="000E3CEA">
          <w:rPr>
            <w:rStyle w:val="Hyperlink"/>
            <w:noProof/>
          </w:rPr>
          <w:t>.NET MAUI</w:t>
        </w:r>
        <w:r w:rsidR="00984F21">
          <w:rPr>
            <w:noProof/>
            <w:webHidden/>
          </w:rPr>
          <w:tab/>
        </w:r>
        <w:r w:rsidR="00984F21">
          <w:rPr>
            <w:noProof/>
            <w:webHidden/>
          </w:rPr>
          <w:fldChar w:fldCharType="begin"/>
        </w:r>
        <w:r w:rsidR="00984F21">
          <w:rPr>
            <w:noProof/>
            <w:webHidden/>
          </w:rPr>
          <w:instrText xml:space="preserve"> PAGEREF _Toc141605896 \h </w:instrText>
        </w:r>
        <w:r w:rsidR="00984F21">
          <w:rPr>
            <w:noProof/>
            <w:webHidden/>
          </w:rPr>
        </w:r>
        <w:r w:rsidR="00984F21">
          <w:rPr>
            <w:noProof/>
            <w:webHidden/>
          </w:rPr>
          <w:fldChar w:fldCharType="separate"/>
        </w:r>
        <w:r w:rsidR="00984F21">
          <w:rPr>
            <w:noProof/>
            <w:webHidden/>
          </w:rPr>
          <w:t>18</w:t>
        </w:r>
        <w:r w:rsidR="00984F21">
          <w:rPr>
            <w:noProof/>
            <w:webHidden/>
          </w:rPr>
          <w:fldChar w:fldCharType="end"/>
        </w:r>
      </w:hyperlink>
    </w:p>
    <w:p w14:paraId="55D0B45E" w14:textId="304855E5" w:rsidR="00984F21" w:rsidRDefault="002604C8">
      <w:pPr>
        <w:pStyle w:val="TOC3"/>
        <w:tabs>
          <w:tab w:val="left" w:pos="1040"/>
          <w:tab w:val="right" w:leader="dot" w:pos="9062"/>
        </w:tabs>
        <w:rPr>
          <w:rFonts w:asciiTheme="minorHAnsi" w:eastAsiaTheme="minorEastAsia" w:hAnsiTheme="minorHAnsi" w:cstheme="minorBidi"/>
          <w:noProof/>
          <w:sz w:val="22"/>
          <w:szCs w:val="22"/>
        </w:rPr>
      </w:pPr>
      <w:hyperlink w:anchor="_Toc141605897" w:history="1">
        <w:r w:rsidR="00984F21" w:rsidRPr="000E3CEA">
          <w:rPr>
            <w:rStyle w:val="Hyperlink"/>
            <w:noProof/>
          </w:rPr>
          <w:t>1.2.</w:t>
        </w:r>
        <w:r w:rsidR="00984F21">
          <w:rPr>
            <w:rFonts w:asciiTheme="minorHAnsi" w:eastAsiaTheme="minorEastAsia" w:hAnsiTheme="minorHAnsi" w:cstheme="minorBidi"/>
            <w:noProof/>
            <w:sz w:val="22"/>
            <w:szCs w:val="22"/>
          </w:rPr>
          <w:tab/>
        </w:r>
        <w:r w:rsidR="00984F21" w:rsidRPr="000E3CEA">
          <w:rPr>
            <w:rStyle w:val="Hyperlink"/>
            <w:noProof/>
          </w:rPr>
          <w:t>Mô hình Model – View – ViewModel (MVVM)</w:t>
        </w:r>
        <w:r w:rsidR="00984F21">
          <w:rPr>
            <w:noProof/>
            <w:webHidden/>
          </w:rPr>
          <w:tab/>
        </w:r>
        <w:r w:rsidR="00984F21">
          <w:rPr>
            <w:noProof/>
            <w:webHidden/>
          </w:rPr>
          <w:fldChar w:fldCharType="begin"/>
        </w:r>
        <w:r w:rsidR="00984F21">
          <w:rPr>
            <w:noProof/>
            <w:webHidden/>
          </w:rPr>
          <w:instrText xml:space="preserve"> PAGEREF _Toc141605897 \h </w:instrText>
        </w:r>
        <w:r w:rsidR="00984F21">
          <w:rPr>
            <w:noProof/>
            <w:webHidden/>
          </w:rPr>
        </w:r>
        <w:r w:rsidR="00984F21">
          <w:rPr>
            <w:noProof/>
            <w:webHidden/>
          </w:rPr>
          <w:fldChar w:fldCharType="separate"/>
        </w:r>
        <w:r w:rsidR="00984F21">
          <w:rPr>
            <w:noProof/>
            <w:webHidden/>
          </w:rPr>
          <w:t>20</w:t>
        </w:r>
        <w:r w:rsidR="00984F21">
          <w:rPr>
            <w:noProof/>
            <w:webHidden/>
          </w:rPr>
          <w:fldChar w:fldCharType="end"/>
        </w:r>
      </w:hyperlink>
    </w:p>
    <w:p w14:paraId="42A44B5F" w14:textId="3FA0182C" w:rsidR="00984F21" w:rsidRDefault="002604C8">
      <w:pPr>
        <w:pStyle w:val="TOC3"/>
        <w:tabs>
          <w:tab w:val="left" w:pos="1040"/>
          <w:tab w:val="right" w:leader="dot" w:pos="9062"/>
        </w:tabs>
        <w:rPr>
          <w:rFonts w:asciiTheme="minorHAnsi" w:eastAsiaTheme="minorEastAsia" w:hAnsiTheme="minorHAnsi" w:cstheme="minorBidi"/>
          <w:noProof/>
          <w:sz w:val="22"/>
          <w:szCs w:val="22"/>
        </w:rPr>
      </w:pPr>
      <w:hyperlink w:anchor="_Toc141605898" w:history="1">
        <w:r w:rsidR="00984F21" w:rsidRPr="000E3CEA">
          <w:rPr>
            <w:rStyle w:val="Hyperlink"/>
            <w:noProof/>
          </w:rPr>
          <w:t>1.3.</w:t>
        </w:r>
        <w:r w:rsidR="00984F21">
          <w:rPr>
            <w:rFonts w:asciiTheme="minorHAnsi" w:eastAsiaTheme="minorEastAsia" w:hAnsiTheme="minorHAnsi" w:cstheme="minorBidi"/>
            <w:noProof/>
            <w:sz w:val="22"/>
            <w:szCs w:val="22"/>
          </w:rPr>
          <w:tab/>
        </w:r>
        <w:r w:rsidR="00984F21" w:rsidRPr="000E3CEA">
          <w:rPr>
            <w:rStyle w:val="Hyperlink"/>
            <w:noProof/>
          </w:rPr>
          <w:t>Oracle</w:t>
        </w:r>
        <w:r w:rsidR="00984F21">
          <w:rPr>
            <w:noProof/>
            <w:webHidden/>
          </w:rPr>
          <w:tab/>
        </w:r>
        <w:r w:rsidR="00984F21">
          <w:rPr>
            <w:noProof/>
            <w:webHidden/>
          </w:rPr>
          <w:fldChar w:fldCharType="begin"/>
        </w:r>
        <w:r w:rsidR="00984F21">
          <w:rPr>
            <w:noProof/>
            <w:webHidden/>
          </w:rPr>
          <w:instrText xml:space="preserve"> PAGEREF _Toc141605898 \h </w:instrText>
        </w:r>
        <w:r w:rsidR="00984F21">
          <w:rPr>
            <w:noProof/>
            <w:webHidden/>
          </w:rPr>
        </w:r>
        <w:r w:rsidR="00984F21">
          <w:rPr>
            <w:noProof/>
            <w:webHidden/>
          </w:rPr>
          <w:fldChar w:fldCharType="separate"/>
        </w:r>
        <w:r w:rsidR="00984F21">
          <w:rPr>
            <w:noProof/>
            <w:webHidden/>
          </w:rPr>
          <w:t>21</w:t>
        </w:r>
        <w:r w:rsidR="00984F21">
          <w:rPr>
            <w:noProof/>
            <w:webHidden/>
          </w:rPr>
          <w:fldChar w:fldCharType="end"/>
        </w:r>
      </w:hyperlink>
    </w:p>
    <w:p w14:paraId="33EC5175" w14:textId="1D7FFF23" w:rsidR="00984F21" w:rsidRDefault="002604C8">
      <w:pPr>
        <w:pStyle w:val="TOC2"/>
        <w:tabs>
          <w:tab w:val="left" w:pos="522"/>
          <w:tab w:val="right" w:leader="dot" w:pos="9062"/>
        </w:tabs>
        <w:rPr>
          <w:rFonts w:asciiTheme="minorHAnsi" w:eastAsiaTheme="minorEastAsia" w:hAnsiTheme="minorHAnsi" w:cstheme="minorBidi"/>
          <w:b w:val="0"/>
          <w:bCs w:val="0"/>
          <w:noProof/>
          <w:sz w:val="22"/>
          <w:szCs w:val="22"/>
        </w:rPr>
      </w:pPr>
      <w:hyperlink w:anchor="_Toc141605899" w:history="1">
        <w:r w:rsidR="00984F21" w:rsidRPr="000E3CEA">
          <w:rPr>
            <w:rStyle w:val="Hyperlink"/>
            <w:noProof/>
          </w:rPr>
          <w:t>2.</w:t>
        </w:r>
        <w:r w:rsidR="00984F21">
          <w:rPr>
            <w:rFonts w:asciiTheme="minorHAnsi" w:eastAsiaTheme="minorEastAsia" w:hAnsiTheme="minorHAnsi" w:cstheme="minorBidi"/>
            <w:b w:val="0"/>
            <w:bCs w:val="0"/>
            <w:noProof/>
            <w:sz w:val="22"/>
            <w:szCs w:val="22"/>
          </w:rPr>
          <w:tab/>
        </w:r>
        <w:r w:rsidR="00984F21" w:rsidRPr="000E3CEA">
          <w:rPr>
            <w:rStyle w:val="Hyperlink"/>
            <w:noProof/>
          </w:rPr>
          <w:t>Kế hoạch chi tiết xây dựng ứng dụng</w:t>
        </w:r>
        <w:r w:rsidR="00984F21">
          <w:rPr>
            <w:noProof/>
            <w:webHidden/>
          </w:rPr>
          <w:tab/>
        </w:r>
        <w:r w:rsidR="00984F21">
          <w:rPr>
            <w:noProof/>
            <w:webHidden/>
          </w:rPr>
          <w:fldChar w:fldCharType="begin"/>
        </w:r>
        <w:r w:rsidR="00984F21">
          <w:rPr>
            <w:noProof/>
            <w:webHidden/>
          </w:rPr>
          <w:instrText xml:space="preserve"> PAGEREF _Toc141605899 \h </w:instrText>
        </w:r>
        <w:r w:rsidR="00984F21">
          <w:rPr>
            <w:noProof/>
            <w:webHidden/>
          </w:rPr>
        </w:r>
        <w:r w:rsidR="00984F21">
          <w:rPr>
            <w:noProof/>
            <w:webHidden/>
          </w:rPr>
          <w:fldChar w:fldCharType="separate"/>
        </w:r>
        <w:r w:rsidR="00984F21">
          <w:rPr>
            <w:noProof/>
            <w:webHidden/>
          </w:rPr>
          <w:t>21</w:t>
        </w:r>
        <w:r w:rsidR="00984F21">
          <w:rPr>
            <w:noProof/>
            <w:webHidden/>
          </w:rPr>
          <w:fldChar w:fldCharType="end"/>
        </w:r>
      </w:hyperlink>
    </w:p>
    <w:p w14:paraId="0BFDB618" w14:textId="15E31442" w:rsidR="00984F21" w:rsidRDefault="002604C8">
      <w:pPr>
        <w:pStyle w:val="TOC3"/>
        <w:tabs>
          <w:tab w:val="left" w:pos="1040"/>
          <w:tab w:val="right" w:leader="dot" w:pos="9062"/>
        </w:tabs>
        <w:rPr>
          <w:rFonts w:asciiTheme="minorHAnsi" w:eastAsiaTheme="minorEastAsia" w:hAnsiTheme="minorHAnsi" w:cstheme="minorBidi"/>
          <w:noProof/>
          <w:sz w:val="22"/>
          <w:szCs w:val="22"/>
        </w:rPr>
      </w:pPr>
      <w:hyperlink w:anchor="_Toc141605900" w:history="1">
        <w:r w:rsidR="00984F21" w:rsidRPr="000E3CEA">
          <w:rPr>
            <w:rStyle w:val="Hyperlink"/>
            <w:noProof/>
          </w:rPr>
          <w:t>2.1.</w:t>
        </w:r>
        <w:r w:rsidR="00984F21">
          <w:rPr>
            <w:rFonts w:asciiTheme="minorHAnsi" w:eastAsiaTheme="minorEastAsia" w:hAnsiTheme="minorHAnsi" w:cstheme="minorBidi"/>
            <w:noProof/>
            <w:sz w:val="22"/>
            <w:szCs w:val="22"/>
          </w:rPr>
          <w:tab/>
        </w:r>
        <w:r w:rsidR="00984F21" w:rsidRPr="000E3CEA">
          <w:rPr>
            <w:rStyle w:val="Hyperlink"/>
            <w:noProof/>
          </w:rPr>
          <w:t>Xây dựng chương trình trên desktop</w:t>
        </w:r>
        <w:r w:rsidR="00984F21">
          <w:rPr>
            <w:noProof/>
            <w:webHidden/>
          </w:rPr>
          <w:tab/>
        </w:r>
        <w:r w:rsidR="00984F21">
          <w:rPr>
            <w:noProof/>
            <w:webHidden/>
          </w:rPr>
          <w:fldChar w:fldCharType="begin"/>
        </w:r>
        <w:r w:rsidR="00984F21">
          <w:rPr>
            <w:noProof/>
            <w:webHidden/>
          </w:rPr>
          <w:instrText xml:space="preserve"> PAGEREF _Toc141605900 \h </w:instrText>
        </w:r>
        <w:r w:rsidR="00984F21">
          <w:rPr>
            <w:noProof/>
            <w:webHidden/>
          </w:rPr>
        </w:r>
        <w:r w:rsidR="00984F21">
          <w:rPr>
            <w:noProof/>
            <w:webHidden/>
          </w:rPr>
          <w:fldChar w:fldCharType="separate"/>
        </w:r>
        <w:r w:rsidR="00984F21">
          <w:rPr>
            <w:noProof/>
            <w:webHidden/>
          </w:rPr>
          <w:t>21</w:t>
        </w:r>
        <w:r w:rsidR="00984F21">
          <w:rPr>
            <w:noProof/>
            <w:webHidden/>
          </w:rPr>
          <w:fldChar w:fldCharType="end"/>
        </w:r>
      </w:hyperlink>
    </w:p>
    <w:p w14:paraId="1F3F803A" w14:textId="34B6B2BC" w:rsidR="00984F21" w:rsidRDefault="002604C8">
      <w:pPr>
        <w:pStyle w:val="TOC4"/>
        <w:tabs>
          <w:tab w:val="left" w:pos="1560"/>
          <w:tab w:val="right" w:leader="dot" w:pos="9062"/>
        </w:tabs>
        <w:rPr>
          <w:rFonts w:asciiTheme="minorHAnsi" w:eastAsiaTheme="minorEastAsia" w:hAnsiTheme="minorHAnsi" w:cstheme="minorBidi"/>
          <w:noProof/>
          <w:sz w:val="22"/>
          <w:szCs w:val="22"/>
        </w:rPr>
      </w:pPr>
      <w:hyperlink w:anchor="_Toc141605901" w:history="1">
        <w:r w:rsidR="00984F21" w:rsidRPr="000E3CEA">
          <w:rPr>
            <w:rStyle w:val="Hyperlink"/>
            <w:noProof/>
          </w:rPr>
          <w:t>2.1.1.</w:t>
        </w:r>
        <w:r w:rsidR="00984F21">
          <w:rPr>
            <w:rFonts w:asciiTheme="minorHAnsi" w:eastAsiaTheme="minorEastAsia" w:hAnsiTheme="minorHAnsi" w:cstheme="minorBidi"/>
            <w:noProof/>
            <w:sz w:val="22"/>
            <w:szCs w:val="22"/>
          </w:rPr>
          <w:tab/>
        </w:r>
        <w:r w:rsidR="00984F21" w:rsidRPr="000E3CEA">
          <w:rPr>
            <w:rStyle w:val="Hyperlink"/>
            <w:noProof/>
          </w:rPr>
          <w:t>User</w:t>
        </w:r>
        <w:r w:rsidR="00984F21">
          <w:rPr>
            <w:noProof/>
            <w:webHidden/>
          </w:rPr>
          <w:tab/>
        </w:r>
        <w:r w:rsidR="00984F21">
          <w:rPr>
            <w:noProof/>
            <w:webHidden/>
          </w:rPr>
          <w:fldChar w:fldCharType="begin"/>
        </w:r>
        <w:r w:rsidR="00984F21">
          <w:rPr>
            <w:noProof/>
            <w:webHidden/>
          </w:rPr>
          <w:instrText xml:space="preserve"> PAGEREF _Toc141605901 \h </w:instrText>
        </w:r>
        <w:r w:rsidR="00984F21">
          <w:rPr>
            <w:noProof/>
            <w:webHidden/>
          </w:rPr>
        </w:r>
        <w:r w:rsidR="00984F21">
          <w:rPr>
            <w:noProof/>
            <w:webHidden/>
          </w:rPr>
          <w:fldChar w:fldCharType="separate"/>
        </w:r>
        <w:r w:rsidR="00984F21">
          <w:rPr>
            <w:noProof/>
            <w:webHidden/>
          </w:rPr>
          <w:t>21</w:t>
        </w:r>
        <w:r w:rsidR="00984F21">
          <w:rPr>
            <w:noProof/>
            <w:webHidden/>
          </w:rPr>
          <w:fldChar w:fldCharType="end"/>
        </w:r>
      </w:hyperlink>
    </w:p>
    <w:p w14:paraId="6226EBD0" w14:textId="1138B9A2" w:rsidR="00984F21" w:rsidRDefault="002604C8">
      <w:pPr>
        <w:pStyle w:val="TOC4"/>
        <w:tabs>
          <w:tab w:val="left" w:pos="1560"/>
          <w:tab w:val="right" w:leader="dot" w:pos="9062"/>
        </w:tabs>
        <w:rPr>
          <w:rFonts w:asciiTheme="minorHAnsi" w:eastAsiaTheme="minorEastAsia" w:hAnsiTheme="minorHAnsi" w:cstheme="minorBidi"/>
          <w:noProof/>
          <w:sz w:val="22"/>
          <w:szCs w:val="22"/>
        </w:rPr>
      </w:pPr>
      <w:hyperlink w:anchor="_Toc141605902" w:history="1">
        <w:r w:rsidR="00984F21" w:rsidRPr="000E3CEA">
          <w:rPr>
            <w:rStyle w:val="Hyperlink"/>
            <w:noProof/>
          </w:rPr>
          <w:t>2.1.2.</w:t>
        </w:r>
        <w:r w:rsidR="00984F21">
          <w:rPr>
            <w:rFonts w:asciiTheme="minorHAnsi" w:eastAsiaTheme="minorEastAsia" w:hAnsiTheme="minorHAnsi" w:cstheme="minorBidi"/>
            <w:noProof/>
            <w:sz w:val="22"/>
            <w:szCs w:val="22"/>
          </w:rPr>
          <w:tab/>
        </w:r>
        <w:r w:rsidR="00984F21" w:rsidRPr="000E3CEA">
          <w:rPr>
            <w:rStyle w:val="Hyperlink"/>
            <w:noProof/>
          </w:rPr>
          <w:t>Trang chủ</w:t>
        </w:r>
        <w:r w:rsidR="00984F21">
          <w:rPr>
            <w:noProof/>
            <w:webHidden/>
          </w:rPr>
          <w:tab/>
        </w:r>
        <w:r w:rsidR="00984F21">
          <w:rPr>
            <w:noProof/>
            <w:webHidden/>
          </w:rPr>
          <w:fldChar w:fldCharType="begin"/>
        </w:r>
        <w:r w:rsidR="00984F21">
          <w:rPr>
            <w:noProof/>
            <w:webHidden/>
          </w:rPr>
          <w:instrText xml:space="preserve"> PAGEREF _Toc141605902 \h </w:instrText>
        </w:r>
        <w:r w:rsidR="00984F21">
          <w:rPr>
            <w:noProof/>
            <w:webHidden/>
          </w:rPr>
        </w:r>
        <w:r w:rsidR="00984F21">
          <w:rPr>
            <w:noProof/>
            <w:webHidden/>
          </w:rPr>
          <w:fldChar w:fldCharType="separate"/>
        </w:r>
        <w:r w:rsidR="00984F21">
          <w:rPr>
            <w:noProof/>
            <w:webHidden/>
          </w:rPr>
          <w:t>23</w:t>
        </w:r>
        <w:r w:rsidR="00984F21">
          <w:rPr>
            <w:noProof/>
            <w:webHidden/>
          </w:rPr>
          <w:fldChar w:fldCharType="end"/>
        </w:r>
      </w:hyperlink>
    </w:p>
    <w:p w14:paraId="0A3173FD" w14:textId="786E6074" w:rsidR="00984F21" w:rsidRDefault="002604C8">
      <w:pPr>
        <w:pStyle w:val="TOC4"/>
        <w:tabs>
          <w:tab w:val="left" w:pos="1560"/>
          <w:tab w:val="right" w:leader="dot" w:pos="9062"/>
        </w:tabs>
        <w:rPr>
          <w:rFonts w:asciiTheme="minorHAnsi" w:eastAsiaTheme="minorEastAsia" w:hAnsiTheme="minorHAnsi" w:cstheme="minorBidi"/>
          <w:noProof/>
          <w:sz w:val="22"/>
          <w:szCs w:val="22"/>
        </w:rPr>
      </w:pPr>
      <w:hyperlink w:anchor="_Toc141605903" w:history="1">
        <w:r w:rsidR="00984F21" w:rsidRPr="000E3CEA">
          <w:rPr>
            <w:rStyle w:val="Hyperlink"/>
            <w:noProof/>
          </w:rPr>
          <w:t>2.1.3.</w:t>
        </w:r>
        <w:r w:rsidR="00984F21">
          <w:rPr>
            <w:rFonts w:asciiTheme="minorHAnsi" w:eastAsiaTheme="minorEastAsia" w:hAnsiTheme="minorHAnsi" w:cstheme="minorBidi"/>
            <w:noProof/>
            <w:sz w:val="22"/>
            <w:szCs w:val="22"/>
          </w:rPr>
          <w:tab/>
        </w:r>
        <w:r w:rsidR="00984F21" w:rsidRPr="000E3CEA">
          <w:rPr>
            <w:rStyle w:val="Hyperlink"/>
            <w:noProof/>
          </w:rPr>
          <w:t>Ghi chú</w:t>
        </w:r>
        <w:r w:rsidR="00984F21">
          <w:rPr>
            <w:noProof/>
            <w:webHidden/>
          </w:rPr>
          <w:tab/>
        </w:r>
        <w:r w:rsidR="00984F21">
          <w:rPr>
            <w:noProof/>
            <w:webHidden/>
          </w:rPr>
          <w:fldChar w:fldCharType="begin"/>
        </w:r>
        <w:r w:rsidR="00984F21">
          <w:rPr>
            <w:noProof/>
            <w:webHidden/>
          </w:rPr>
          <w:instrText xml:space="preserve"> PAGEREF _Toc141605903 \h </w:instrText>
        </w:r>
        <w:r w:rsidR="00984F21">
          <w:rPr>
            <w:noProof/>
            <w:webHidden/>
          </w:rPr>
        </w:r>
        <w:r w:rsidR="00984F21">
          <w:rPr>
            <w:noProof/>
            <w:webHidden/>
          </w:rPr>
          <w:fldChar w:fldCharType="separate"/>
        </w:r>
        <w:r w:rsidR="00984F21">
          <w:rPr>
            <w:noProof/>
            <w:webHidden/>
          </w:rPr>
          <w:t>23</w:t>
        </w:r>
        <w:r w:rsidR="00984F21">
          <w:rPr>
            <w:noProof/>
            <w:webHidden/>
          </w:rPr>
          <w:fldChar w:fldCharType="end"/>
        </w:r>
      </w:hyperlink>
    </w:p>
    <w:p w14:paraId="263B7A31" w14:textId="3A10A11B" w:rsidR="00984F21" w:rsidRDefault="002604C8">
      <w:pPr>
        <w:pStyle w:val="TOC4"/>
        <w:tabs>
          <w:tab w:val="left" w:pos="1560"/>
          <w:tab w:val="right" w:leader="dot" w:pos="9062"/>
        </w:tabs>
        <w:rPr>
          <w:rFonts w:asciiTheme="minorHAnsi" w:eastAsiaTheme="minorEastAsia" w:hAnsiTheme="minorHAnsi" w:cstheme="minorBidi"/>
          <w:noProof/>
          <w:sz w:val="22"/>
          <w:szCs w:val="22"/>
        </w:rPr>
      </w:pPr>
      <w:hyperlink w:anchor="_Toc141605904" w:history="1">
        <w:r w:rsidR="00984F21" w:rsidRPr="000E3CEA">
          <w:rPr>
            <w:rStyle w:val="Hyperlink"/>
            <w:noProof/>
          </w:rPr>
          <w:t>2.1.4.</w:t>
        </w:r>
        <w:r w:rsidR="00984F21">
          <w:rPr>
            <w:rFonts w:asciiTheme="minorHAnsi" w:eastAsiaTheme="minorEastAsia" w:hAnsiTheme="minorHAnsi" w:cstheme="minorBidi"/>
            <w:noProof/>
            <w:sz w:val="22"/>
            <w:szCs w:val="22"/>
          </w:rPr>
          <w:tab/>
        </w:r>
        <w:r w:rsidR="00984F21" w:rsidRPr="000E3CEA">
          <w:rPr>
            <w:rStyle w:val="Hyperlink"/>
            <w:noProof/>
          </w:rPr>
          <w:t>Tập ghi chú</w:t>
        </w:r>
        <w:r w:rsidR="00984F21">
          <w:rPr>
            <w:noProof/>
            <w:webHidden/>
          </w:rPr>
          <w:tab/>
        </w:r>
        <w:r w:rsidR="00984F21">
          <w:rPr>
            <w:noProof/>
            <w:webHidden/>
          </w:rPr>
          <w:fldChar w:fldCharType="begin"/>
        </w:r>
        <w:r w:rsidR="00984F21">
          <w:rPr>
            <w:noProof/>
            <w:webHidden/>
          </w:rPr>
          <w:instrText xml:space="preserve"> PAGEREF _Toc141605904 \h </w:instrText>
        </w:r>
        <w:r w:rsidR="00984F21">
          <w:rPr>
            <w:noProof/>
            <w:webHidden/>
          </w:rPr>
        </w:r>
        <w:r w:rsidR="00984F21">
          <w:rPr>
            <w:noProof/>
            <w:webHidden/>
          </w:rPr>
          <w:fldChar w:fldCharType="separate"/>
        </w:r>
        <w:r w:rsidR="00984F21">
          <w:rPr>
            <w:noProof/>
            <w:webHidden/>
          </w:rPr>
          <w:t>24</w:t>
        </w:r>
        <w:r w:rsidR="00984F21">
          <w:rPr>
            <w:noProof/>
            <w:webHidden/>
          </w:rPr>
          <w:fldChar w:fldCharType="end"/>
        </w:r>
      </w:hyperlink>
    </w:p>
    <w:p w14:paraId="52CB7601" w14:textId="6DD88ECC" w:rsidR="00984F21" w:rsidRDefault="002604C8">
      <w:pPr>
        <w:pStyle w:val="TOC4"/>
        <w:tabs>
          <w:tab w:val="left" w:pos="1560"/>
          <w:tab w:val="right" w:leader="dot" w:pos="9062"/>
        </w:tabs>
        <w:rPr>
          <w:rFonts w:asciiTheme="minorHAnsi" w:eastAsiaTheme="minorEastAsia" w:hAnsiTheme="minorHAnsi" w:cstheme="minorBidi"/>
          <w:noProof/>
          <w:sz w:val="22"/>
          <w:szCs w:val="22"/>
        </w:rPr>
      </w:pPr>
      <w:hyperlink w:anchor="_Toc141605905" w:history="1">
        <w:r w:rsidR="00984F21" w:rsidRPr="000E3CEA">
          <w:rPr>
            <w:rStyle w:val="Hyperlink"/>
            <w:noProof/>
          </w:rPr>
          <w:t>2.1.5.</w:t>
        </w:r>
        <w:r w:rsidR="00984F21">
          <w:rPr>
            <w:rFonts w:asciiTheme="minorHAnsi" w:eastAsiaTheme="minorEastAsia" w:hAnsiTheme="minorHAnsi" w:cstheme="minorBidi"/>
            <w:noProof/>
            <w:sz w:val="22"/>
            <w:szCs w:val="22"/>
          </w:rPr>
          <w:tab/>
        </w:r>
        <w:r w:rsidR="00984F21" w:rsidRPr="000E3CEA">
          <w:rPr>
            <w:rStyle w:val="Hyperlink"/>
            <w:noProof/>
          </w:rPr>
          <w:t>Ghi chú yêu thích</w:t>
        </w:r>
        <w:r w:rsidR="00984F21">
          <w:rPr>
            <w:noProof/>
            <w:webHidden/>
          </w:rPr>
          <w:tab/>
        </w:r>
        <w:r w:rsidR="00984F21">
          <w:rPr>
            <w:noProof/>
            <w:webHidden/>
          </w:rPr>
          <w:fldChar w:fldCharType="begin"/>
        </w:r>
        <w:r w:rsidR="00984F21">
          <w:rPr>
            <w:noProof/>
            <w:webHidden/>
          </w:rPr>
          <w:instrText xml:space="preserve"> PAGEREF _Toc141605905 \h </w:instrText>
        </w:r>
        <w:r w:rsidR="00984F21">
          <w:rPr>
            <w:noProof/>
            <w:webHidden/>
          </w:rPr>
        </w:r>
        <w:r w:rsidR="00984F21">
          <w:rPr>
            <w:noProof/>
            <w:webHidden/>
          </w:rPr>
          <w:fldChar w:fldCharType="separate"/>
        </w:r>
        <w:r w:rsidR="00984F21">
          <w:rPr>
            <w:noProof/>
            <w:webHidden/>
          </w:rPr>
          <w:t>25</w:t>
        </w:r>
        <w:r w:rsidR="00984F21">
          <w:rPr>
            <w:noProof/>
            <w:webHidden/>
          </w:rPr>
          <w:fldChar w:fldCharType="end"/>
        </w:r>
      </w:hyperlink>
    </w:p>
    <w:p w14:paraId="627AD3C9" w14:textId="2BB69A75" w:rsidR="00984F21" w:rsidRDefault="002604C8">
      <w:pPr>
        <w:pStyle w:val="TOC4"/>
        <w:tabs>
          <w:tab w:val="left" w:pos="1560"/>
          <w:tab w:val="right" w:leader="dot" w:pos="9062"/>
        </w:tabs>
        <w:rPr>
          <w:rFonts w:asciiTheme="minorHAnsi" w:eastAsiaTheme="minorEastAsia" w:hAnsiTheme="minorHAnsi" w:cstheme="minorBidi"/>
          <w:noProof/>
          <w:sz w:val="22"/>
          <w:szCs w:val="22"/>
        </w:rPr>
      </w:pPr>
      <w:hyperlink w:anchor="_Toc141605906" w:history="1">
        <w:r w:rsidR="00984F21" w:rsidRPr="000E3CEA">
          <w:rPr>
            <w:rStyle w:val="Hyperlink"/>
            <w:noProof/>
          </w:rPr>
          <w:t>2.1.6.</w:t>
        </w:r>
        <w:r w:rsidR="00984F21">
          <w:rPr>
            <w:rFonts w:asciiTheme="minorHAnsi" w:eastAsiaTheme="minorEastAsia" w:hAnsiTheme="minorHAnsi" w:cstheme="minorBidi"/>
            <w:noProof/>
            <w:sz w:val="22"/>
            <w:szCs w:val="22"/>
          </w:rPr>
          <w:tab/>
        </w:r>
        <w:r w:rsidR="00984F21" w:rsidRPr="000E3CEA">
          <w:rPr>
            <w:rStyle w:val="Hyperlink"/>
            <w:noProof/>
          </w:rPr>
          <w:t>Lập lịch</w:t>
        </w:r>
        <w:r w:rsidR="00984F21">
          <w:rPr>
            <w:noProof/>
            <w:webHidden/>
          </w:rPr>
          <w:tab/>
        </w:r>
        <w:r w:rsidR="00984F21">
          <w:rPr>
            <w:noProof/>
            <w:webHidden/>
          </w:rPr>
          <w:fldChar w:fldCharType="begin"/>
        </w:r>
        <w:r w:rsidR="00984F21">
          <w:rPr>
            <w:noProof/>
            <w:webHidden/>
          </w:rPr>
          <w:instrText xml:space="preserve"> PAGEREF _Toc141605906 \h </w:instrText>
        </w:r>
        <w:r w:rsidR="00984F21">
          <w:rPr>
            <w:noProof/>
            <w:webHidden/>
          </w:rPr>
        </w:r>
        <w:r w:rsidR="00984F21">
          <w:rPr>
            <w:noProof/>
            <w:webHidden/>
          </w:rPr>
          <w:fldChar w:fldCharType="separate"/>
        </w:r>
        <w:r w:rsidR="00984F21">
          <w:rPr>
            <w:noProof/>
            <w:webHidden/>
          </w:rPr>
          <w:t>25</w:t>
        </w:r>
        <w:r w:rsidR="00984F21">
          <w:rPr>
            <w:noProof/>
            <w:webHidden/>
          </w:rPr>
          <w:fldChar w:fldCharType="end"/>
        </w:r>
      </w:hyperlink>
    </w:p>
    <w:p w14:paraId="1D1BB48B" w14:textId="2C2DC2A9" w:rsidR="00984F21" w:rsidRDefault="002604C8">
      <w:pPr>
        <w:pStyle w:val="TOC3"/>
        <w:tabs>
          <w:tab w:val="left" w:pos="1040"/>
          <w:tab w:val="right" w:leader="dot" w:pos="9062"/>
        </w:tabs>
        <w:rPr>
          <w:rFonts w:asciiTheme="minorHAnsi" w:eastAsiaTheme="minorEastAsia" w:hAnsiTheme="minorHAnsi" w:cstheme="minorBidi"/>
          <w:noProof/>
          <w:sz w:val="22"/>
          <w:szCs w:val="22"/>
        </w:rPr>
      </w:pPr>
      <w:hyperlink w:anchor="_Toc141605907" w:history="1">
        <w:r w:rsidR="00984F21" w:rsidRPr="000E3CEA">
          <w:rPr>
            <w:rStyle w:val="Hyperlink"/>
            <w:noProof/>
          </w:rPr>
          <w:t>2.2.</w:t>
        </w:r>
        <w:r w:rsidR="00984F21">
          <w:rPr>
            <w:rFonts w:asciiTheme="minorHAnsi" w:eastAsiaTheme="minorEastAsia" w:hAnsiTheme="minorHAnsi" w:cstheme="minorBidi"/>
            <w:noProof/>
            <w:sz w:val="22"/>
            <w:szCs w:val="22"/>
          </w:rPr>
          <w:tab/>
        </w:r>
        <w:r w:rsidR="00984F21" w:rsidRPr="000E3CEA">
          <w:rPr>
            <w:rStyle w:val="Hyperlink"/>
            <w:noProof/>
          </w:rPr>
          <w:t>Xây dựng chương trình trên Android và IOS</w:t>
        </w:r>
        <w:r w:rsidR="00984F21">
          <w:rPr>
            <w:noProof/>
            <w:webHidden/>
          </w:rPr>
          <w:tab/>
        </w:r>
        <w:r w:rsidR="00984F21">
          <w:rPr>
            <w:noProof/>
            <w:webHidden/>
          </w:rPr>
          <w:fldChar w:fldCharType="begin"/>
        </w:r>
        <w:r w:rsidR="00984F21">
          <w:rPr>
            <w:noProof/>
            <w:webHidden/>
          </w:rPr>
          <w:instrText xml:space="preserve"> PAGEREF _Toc141605907 \h </w:instrText>
        </w:r>
        <w:r w:rsidR="00984F21">
          <w:rPr>
            <w:noProof/>
            <w:webHidden/>
          </w:rPr>
        </w:r>
        <w:r w:rsidR="00984F21">
          <w:rPr>
            <w:noProof/>
            <w:webHidden/>
          </w:rPr>
          <w:fldChar w:fldCharType="separate"/>
        </w:r>
        <w:r w:rsidR="00984F21">
          <w:rPr>
            <w:noProof/>
            <w:webHidden/>
          </w:rPr>
          <w:t>26</w:t>
        </w:r>
        <w:r w:rsidR="00984F21">
          <w:rPr>
            <w:noProof/>
            <w:webHidden/>
          </w:rPr>
          <w:fldChar w:fldCharType="end"/>
        </w:r>
      </w:hyperlink>
    </w:p>
    <w:p w14:paraId="4AE9E8E6" w14:textId="1F88F95B" w:rsidR="00984F21" w:rsidRDefault="002604C8">
      <w:pPr>
        <w:pStyle w:val="TOC4"/>
        <w:tabs>
          <w:tab w:val="left" w:pos="1560"/>
          <w:tab w:val="right" w:leader="dot" w:pos="9062"/>
        </w:tabs>
        <w:rPr>
          <w:rFonts w:asciiTheme="minorHAnsi" w:eastAsiaTheme="minorEastAsia" w:hAnsiTheme="minorHAnsi" w:cstheme="minorBidi"/>
          <w:noProof/>
          <w:sz w:val="22"/>
          <w:szCs w:val="22"/>
        </w:rPr>
      </w:pPr>
      <w:hyperlink w:anchor="_Toc141605908" w:history="1">
        <w:r w:rsidR="00984F21" w:rsidRPr="000E3CEA">
          <w:rPr>
            <w:rStyle w:val="Hyperlink"/>
            <w:noProof/>
          </w:rPr>
          <w:t>2.2.1.</w:t>
        </w:r>
        <w:r w:rsidR="00984F21">
          <w:rPr>
            <w:rFonts w:asciiTheme="minorHAnsi" w:eastAsiaTheme="minorEastAsia" w:hAnsiTheme="minorHAnsi" w:cstheme="minorBidi"/>
            <w:noProof/>
            <w:sz w:val="22"/>
            <w:szCs w:val="22"/>
          </w:rPr>
          <w:tab/>
        </w:r>
        <w:r w:rsidR="00984F21" w:rsidRPr="000E3CEA">
          <w:rPr>
            <w:rStyle w:val="Hyperlink"/>
            <w:noProof/>
          </w:rPr>
          <w:t>User</w:t>
        </w:r>
        <w:r w:rsidR="00984F21">
          <w:rPr>
            <w:noProof/>
            <w:webHidden/>
          </w:rPr>
          <w:tab/>
        </w:r>
        <w:r w:rsidR="00984F21">
          <w:rPr>
            <w:noProof/>
            <w:webHidden/>
          </w:rPr>
          <w:fldChar w:fldCharType="begin"/>
        </w:r>
        <w:r w:rsidR="00984F21">
          <w:rPr>
            <w:noProof/>
            <w:webHidden/>
          </w:rPr>
          <w:instrText xml:space="preserve"> PAGEREF _Toc141605908 \h </w:instrText>
        </w:r>
        <w:r w:rsidR="00984F21">
          <w:rPr>
            <w:noProof/>
            <w:webHidden/>
          </w:rPr>
        </w:r>
        <w:r w:rsidR="00984F21">
          <w:rPr>
            <w:noProof/>
            <w:webHidden/>
          </w:rPr>
          <w:fldChar w:fldCharType="separate"/>
        </w:r>
        <w:r w:rsidR="00984F21">
          <w:rPr>
            <w:noProof/>
            <w:webHidden/>
          </w:rPr>
          <w:t>26</w:t>
        </w:r>
        <w:r w:rsidR="00984F21">
          <w:rPr>
            <w:noProof/>
            <w:webHidden/>
          </w:rPr>
          <w:fldChar w:fldCharType="end"/>
        </w:r>
      </w:hyperlink>
    </w:p>
    <w:p w14:paraId="0A98A66F" w14:textId="315D3715" w:rsidR="00984F21" w:rsidRDefault="002604C8">
      <w:pPr>
        <w:pStyle w:val="TOC4"/>
        <w:tabs>
          <w:tab w:val="left" w:pos="1560"/>
          <w:tab w:val="right" w:leader="dot" w:pos="9062"/>
        </w:tabs>
        <w:rPr>
          <w:rFonts w:asciiTheme="minorHAnsi" w:eastAsiaTheme="minorEastAsia" w:hAnsiTheme="minorHAnsi" w:cstheme="minorBidi"/>
          <w:noProof/>
          <w:sz w:val="22"/>
          <w:szCs w:val="22"/>
        </w:rPr>
      </w:pPr>
      <w:hyperlink w:anchor="_Toc141605909" w:history="1">
        <w:r w:rsidR="00984F21" w:rsidRPr="000E3CEA">
          <w:rPr>
            <w:rStyle w:val="Hyperlink"/>
            <w:noProof/>
          </w:rPr>
          <w:t>2.2.2.</w:t>
        </w:r>
        <w:r w:rsidR="00984F21">
          <w:rPr>
            <w:rFonts w:asciiTheme="minorHAnsi" w:eastAsiaTheme="minorEastAsia" w:hAnsiTheme="minorHAnsi" w:cstheme="minorBidi"/>
            <w:noProof/>
            <w:sz w:val="22"/>
            <w:szCs w:val="22"/>
          </w:rPr>
          <w:tab/>
        </w:r>
        <w:r w:rsidR="00984F21" w:rsidRPr="000E3CEA">
          <w:rPr>
            <w:rStyle w:val="Hyperlink"/>
            <w:noProof/>
          </w:rPr>
          <w:t>Trang chủ</w:t>
        </w:r>
        <w:r w:rsidR="00984F21">
          <w:rPr>
            <w:noProof/>
            <w:webHidden/>
          </w:rPr>
          <w:tab/>
        </w:r>
        <w:r w:rsidR="00984F21">
          <w:rPr>
            <w:noProof/>
            <w:webHidden/>
          </w:rPr>
          <w:fldChar w:fldCharType="begin"/>
        </w:r>
        <w:r w:rsidR="00984F21">
          <w:rPr>
            <w:noProof/>
            <w:webHidden/>
          </w:rPr>
          <w:instrText xml:space="preserve"> PAGEREF _Toc141605909 \h </w:instrText>
        </w:r>
        <w:r w:rsidR="00984F21">
          <w:rPr>
            <w:noProof/>
            <w:webHidden/>
          </w:rPr>
        </w:r>
        <w:r w:rsidR="00984F21">
          <w:rPr>
            <w:noProof/>
            <w:webHidden/>
          </w:rPr>
          <w:fldChar w:fldCharType="separate"/>
        </w:r>
        <w:r w:rsidR="00984F21">
          <w:rPr>
            <w:noProof/>
            <w:webHidden/>
          </w:rPr>
          <w:t>30</w:t>
        </w:r>
        <w:r w:rsidR="00984F21">
          <w:rPr>
            <w:noProof/>
            <w:webHidden/>
          </w:rPr>
          <w:fldChar w:fldCharType="end"/>
        </w:r>
      </w:hyperlink>
    </w:p>
    <w:p w14:paraId="1D35B2DD" w14:textId="126909B4" w:rsidR="00984F21" w:rsidRDefault="002604C8">
      <w:pPr>
        <w:pStyle w:val="TOC4"/>
        <w:tabs>
          <w:tab w:val="left" w:pos="1560"/>
          <w:tab w:val="right" w:leader="dot" w:pos="9062"/>
        </w:tabs>
        <w:rPr>
          <w:rFonts w:asciiTheme="minorHAnsi" w:eastAsiaTheme="minorEastAsia" w:hAnsiTheme="minorHAnsi" w:cstheme="minorBidi"/>
          <w:noProof/>
          <w:sz w:val="22"/>
          <w:szCs w:val="22"/>
        </w:rPr>
      </w:pPr>
      <w:hyperlink w:anchor="_Toc141605910" w:history="1">
        <w:r w:rsidR="00984F21" w:rsidRPr="000E3CEA">
          <w:rPr>
            <w:rStyle w:val="Hyperlink"/>
            <w:noProof/>
          </w:rPr>
          <w:t>2.2.3.</w:t>
        </w:r>
        <w:r w:rsidR="00984F21">
          <w:rPr>
            <w:rFonts w:asciiTheme="minorHAnsi" w:eastAsiaTheme="minorEastAsia" w:hAnsiTheme="minorHAnsi" w:cstheme="minorBidi"/>
            <w:noProof/>
            <w:sz w:val="22"/>
            <w:szCs w:val="22"/>
          </w:rPr>
          <w:tab/>
        </w:r>
        <w:r w:rsidR="00984F21" w:rsidRPr="000E3CEA">
          <w:rPr>
            <w:rStyle w:val="Hyperlink"/>
            <w:noProof/>
          </w:rPr>
          <w:t>Ghi chú</w:t>
        </w:r>
        <w:r w:rsidR="00984F21">
          <w:rPr>
            <w:noProof/>
            <w:webHidden/>
          </w:rPr>
          <w:tab/>
        </w:r>
        <w:r w:rsidR="00984F21">
          <w:rPr>
            <w:noProof/>
            <w:webHidden/>
          </w:rPr>
          <w:fldChar w:fldCharType="begin"/>
        </w:r>
        <w:r w:rsidR="00984F21">
          <w:rPr>
            <w:noProof/>
            <w:webHidden/>
          </w:rPr>
          <w:instrText xml:space="preserve"> PAGEREF _Toc141605910 \h </w:instrText>
        </w:r>
        <w:r w:rsidR="00984F21">
          <w:rPr>
            <w:noProof/>
            <w:webHidden/>
          </w:rPr>
        </w:r>
        <w:r w:rsidR="00984F21">
          <w:rPr>
            <w:noProof/>
            <w:webHidden/>
          </w:rPr>
          <w:fldChar w:fldCharType="separate"/>
        </w:r>
        <w:r w:rsidR="00984F21">
          <w:rPr>
            <w:noProof/>
            <w:webHidden/>
          </w:rPr>
          <w:t>31</w:t>
        </w:r>
        <w:r w:rsidR="00984F21">
          <w:rPr>
            <w:noProof/>
            <w:webHidden/>
          </w:rPr>
          <w:fldChar w:fldCharType="end"/>
        </w:r>
      </w:hyperlink>
    </w:p>
    <w:p w14:paraId="301B8727" w14:textId="2019CB0E" w:rsidR="00984F21" w:rsidRDefault="002604C8">
      <w:pPr>
        <w:pStyle w:val="TOC4"/>
        <w:tabs>
          <w:tab w:val="left" w:pos="1560"/>
          <w:tab w:val="right" w:leader="dot" w:pos="9062"/>
        </w:tabs>
        <w:rPr>
          <w:rFonts w:asciiTheme="minorHAnsi" w:eastAsiaTheme="minorEastAsia" w:hAnsiTheme="minorHAnsi" w:cstheme="minorBidi"/>
          <w:noProof/>
          <w:sz w:val="22"/>
          <w:szCs w:val="22"/>
        </w:rPr>
      </w:pPr>
      <w:hyperlink w:anchor="_Toc141605911" w:history="1">
        <w:r w:rsidR="00984F21" w:rsidRPr="000E3CEA">
          <w:rPr>
            <w:rStyle w:val="Hyperlink"/>
            <w:noProof/>
          </w:rPr>
          <w:t>2.2.4.</w:t>
        </w:r>
        <w:r w:rsidR="00984F21">
          <w:rPr>
            <w:rFonts w:asciiTheme="minorHAnsi" w:eastAsiaTheme="minorEastAsia" w:hAnsiTheme="minorHAnsi" w:cstheme="minorBidi"/>
            <w:noProof/>
            <w:sz w:val="22"/>
            <w:szCs w:val="22"/>
          </w:rPr>
          <w:tab/>
        </w:r>
        <w:r w:rsidR="00984F21" w:rsidRPr="000E3CEA">
          <w:rPr>
            <w:rStyle w:val="Hyperlink"/>
            <w:noProof/>
          </w:rPr>
          <w:t>Tập ghi chú</w:t>
        </w:r>
        <w:r w:rsidR="00984F21">
          <w:rPr>
            <w:noProof/>
            <w:webHidden/>
          </w:rPr>
          <w:tab/>
        </w:r>
        <w:r w:rsidR="00984F21">
          <w:rPr>
            <w:noProof/>
            <w:webHidden/>
          </w:rPr>
          <w:fldChar w:fldCharType="begin"/>
        </w:r>
        <w:r w:rsidR="00984F21">
          <w:rPr>
            <w:noProof/>
            <w:webHidden/>
          </w:rPr>
          <w:instrText xml:space="preserve"> PAGEREF _Toc141605911 \h </w:instrText>
        </w:r>
        <w:r w:rsidR="00984F21">
          <w:rPr>
            <w:noProof/>
            <w:webHidden/>
          </w:rPr>
        </w:r>
        <w:r w:rsidR="00984F21">
          <w:rPr>
            <w:noProof/>
            <w:webHidden/>
          </w:rPr>
          <w:fldChar w:fldCharType="separate"/>
        </w:r>
        <w:r w:rsidR="00984F21">
          <w:rPr>
            <w:noProof/>
            <w:webHidden/>
          </w:rPr>
          <w:t>33</w:t>
        </w:r>
        <w:r w:rsidR="00984F21">
          <w:rPr>
            <w:noProof/>
            <w:webHidden/>
          </w:rPr>
          <w:fldChar w:fldCharType="end"/>
        </w:r>
      </w:hyperlink>
    </w:p>
    <w:p w14:paraId="2B1CA5DB" w14:textId="22B470C0" w:rsidR="00984F21" w:rsidRDefault="002604C8">
      <w:pPr>
        <w:pStyle w:val="TOC4"/>
        <w:tabs>
          <w:tab w:val="left" w:pos="1560"/>
          <w:tab w:val="right" w:leader="dot" w:pos="9062"/>
        </w:tabs>
        <w:rPr>
          <w:rFonts w:asciiTheme="minorHAnsi" w:eastAsiaTheme="minorEastAsia" w:hAnsiTheme="minorHAnsi" w:cstheme="minorBidi"/>
          <w:noProof/>
          <w:sz w:val="22"/>
          <w:szCs w:val="22"/>
        </w:rPr>
      </w:pPr>
      <w:hyperlink w:anchor="_Toc141605912" w:history="1">
        <w:r w:rsidR="00984F21" w:rsidRPr="000E3CEA">
          <w:rPr>
            <w:rStyle w:val="Hyperlink"/>
            <w:noProof/>
          </w:rPr>
          <w:t>2.2.5.</w:t>
        </w:r>
        <w:r w:rsidR="00984F21">
          <w:rPr>
            <w:rFonts w:asciiTheme="minorHAnsi" w:eastAsiaTheme="minorEastAsia" w:hAnsiTheme="minorHAnsi" w:cstheme="minorBidi"/>
            <w:noProof/>
            <w:sz w:val="22"/>
            <w:szCs w:val="22"/>
          </w:rPr>
          <w:tab/>
        </w:r>
        <w:r w:rsidR="00984F21" w:rsidRPr="000E3CEA">
          <w:rPr>
            <w:rStyle w:val="Hyperlink"/>
            <w:noProof/>
          </w:rPr>
          <w:t>Ghi chú yêu thích</w:t>
        </w:r>
        <w:r w:rsidR="00984F21">
          <w:rPr>
            <w:noProof/>
            <w:webHidden/>
          </w:rPr>
          <w:tab/>
        </w:r>
        <w:r w:rsidR="00984F21">
          <w:rPr>
            <w:noProof/>
            <w:webHidden/>
          </w:rPr>
          <w:fldChar w:fldCharType="begin"/>
        </w:r>
        <w:r w:rsidR="00984F21">
          <w:rPr>
            <w:noProof/>
            <w:webHidden/>
          </w:rPr>
          <w:instrText xml:space="preserve"> PAGEREF _Toc141605912 \h </w:instrText>
        </w:r>
        <w:r w:rsidR="00984F21">
          <w:rPr>
            <w:noProof/>
            <w:webHidden/>
          </w:rPr>
        </w:r>
        <w:r w:rsidR="00984F21">
          <w:rPr>
            <w:noProof/>
            <w:webHidden/>
          </w:rPr>
          <w:fldChar w:fldCharType="separate"/>
        </w:r>
        <w:r w:rsidR="00984F21">
          <w:rPr>
            <w:noProof/>
            <w:webHidden/>
          </w:rPr>
          <w:t>34</w:t>
        </w:r>
        <w:r w:rsidR="00984F21">
          <w:rPr>
            <w:noProof/>
            <w:webHidden/>
          </w:rPr>
          <w:fldChar w:fldCharType="end"/>
        </w:r>
      </w:hyperlink>
    </w:p>
    <w:p w14:paraId="05138F5D" w14:textId="53B3E53E" w:rsidR="00984F21" w:rsidRDefault="002604C8">
      <w:pPr>
        <w:pStyle w:val="TOC4"/>
        <w:tabs>
          <w:tab w:val="left" w:pos="1560"/>
          <w:tab w:val="right" w:leader="dot" w:pos="9062"/>
        </w:tabs>
        <w:rPr>
          <w:rFonts w:asciiTheme="minorHAnsi" w:eastAsiaTheme="minorEastAsia" w:hAnsiTheme="minorHAnsi" w:cstheme="minorBidi"/>
          <w:noProof/>
          <w:sz w:val="22"/>
          <w:szCs w:val="22"/>
        </w:rPr>
      </w:pPr>
      <w:hyperlink w:anchor="_Toc141605913" w:history="1">
        <w:r w:rsidR="00984F21" w:rsidRPr="000E3CEA">
          <w:rPr>
            <w:rStyle w:val="Hyperlink"/>
            <w:noProof/>
          </w:rPr>
          <w:t>2.2.6.</w:t>
        </w:r>
        <w:r w:rsidR="00984F21">
          <w:rPr>
            <w:rFonts w:asciiTheme="minorHAnsi" w:eastAsiaTheme="minorEastAsia" w:hAnsiTheme="minorHAnsi" w:cstheme="minorBidi"/>
            <w:noProof/>
            <w:sz w:val="22"/>
            <w:szCs w:val="22"/>
          </w:rPr>
          <w:tab/>
        </w:r>
        <w:r w:rsidR="00984F21" w:rsidRPr="000E3CEA">
          <w:rPr>
            <w:rStyle w:val="Hyperlink"/>
            <w:noProof/>
          </w:rPr>
          <w:t>Lập lịch</w:t>
        </w:r>
        <w:r w:rsidR="00984F21">
          <w:rPr>
            <w:noProof/>
            <w:webHidden/>
          </w:rPr>
          <w:tab/>
        </w:r>
        <w:r w:rsidR="00984F21">
          <w:rPr>
            <w:noProof/>
            <w:webHidden/>
          </w:rPr>
          <w:fldChar w:fldCharType="begin"/>
        </w:r>
        <w:r w:rsidR="00984F21">
          <w:rPr>
            <w:noProof/>
            <w:webHidden/>
          </w:rPr>
          <w:instrText xml:space="preserve"> PAGEREF _Toc141605913 \h </w:instrText>
        </w:r>
        <w:r w:rsidR="00984F21">
          <w:rPr>
            <w:noProof/>
            <w:webHidden/>
          </w:rPr>
        </w:r>
        <w:r w:rsidR="00984F21">
          <w:rPr>
            <w:noProof/>
            <w:webHidden/>
          </w:rPr>
          <w:fldChar w:fldCharType="separate"/>
        </w:r>
        <w:r w:rsidR="00984F21">
          <w:rPr>
            <w:noProof/>
            <w:webHidden/>
          </w:rPr>
          <w:t>35</w:t>
        </w:r>
        <w:r w:rsidR="00984F21">
          <w:rPr>
            <w:noProof/>
            <w:webHidden/>
          </w:rPr>
          <w:fldChar w:fldCharType="end"/>
        </w:r>
      </w:hyperlink>
    </w:p>
    <w:p w14:paraId="5A6F9D3A" w14:textId="73923548" w:rsidR="00984F21" w:rsidRDefault="002604C8">
      <w:pPr>
        <w:pStyle w:val="TOC3"/>
        <w:tabs>
          <w:tab w:val="left" w:pos="1040"/>
          <w:tab w:val="right" w:leader="dot" w:pos="9062"/>
        </w:tabs>
        <w:rPr>
          <w:rFonts w:asciiTheme="minorHAnsi" w:eastAsiaTheme="minorEastAsia" w:hAnsiTheme="minorHAnsi" w:cstheme="minorBidi"/>
          <w:noProof/>
          <w:sz w:val="22"/>
          <w:szCs w:val="22"/>
        </w:rPr>
      </w:pPr>
      <w:hyperlink w:anchor="_Toc141605914" w:history="1">
        <w:r w:rsidR="00984F21" w:rsidRPr="000E3CEA">
          <w:rPr>
            <w:rStyle w:val="Hyperlink"/>
            <w:noProof/>
          </w:rPr>
          <w:t>2.3.</w:t>
        </w:r>
        <w:r w:rsidR="00984F21">
          <w:rPr>
            <w:rFonts w:asciiTheme="minorHAnsi" w:eastAsiaTheme="minorEastAsia" w:hAnsiTheme="minorHAnsi" w:cstheme="minorBidi"/>
            <w:noProof/>
            <w:sz w:val="22"/>
            <w:szCs w:val="22"/>
          </w:rPr>
          <w:tab/>
        </w:r>
        <w:r w:rsidR="00984F21" w:rsidRPr="000E3CEA">
          <w:rPr>
            <w:rStyle w:val="Hyperlink"/>
            <w:noProof/>
          </w:rPr>
          <w:t>WebAPI</w:t>
        </w:r>
        <w:r w:rsidR="00984F21">
          <w:rPr>
            <w:noProof/>
            <w:webHidden/>
          </w:rPr>
          <w:tab/>
        </w:r>
        <w:r w:rsidR="00984F21">
          <w:rPr>
            <w:noProof/>
            <w:webHidden/>
          </w:rPr>
          <w:fldChar w:fldCharType="begin"/>
        </w:r>
        <w:r w:rsidR="00984F21">
          <w:rPr>
            <w:noProof/>
            <w:webHidden/>
          </w:rPr>
          <w:instrText xml:space="preserve"> PAGEREF _Toc141605914 \h </w:instrText>
        </w:r>
        <w:r w:rsidR="00984F21">
          <w:rPr>
            <w:noProof/>
            <w:webHidden/>
          </w:rPr>
        </w:r>
        <w:r w:rsidR="00984F21">
          <w:rPr>
            <w:noProof/>
            <w:webHidden/>
          </w:rPr>
          <w:fldChar w:fldCharType="separate"/>
        </w:r>
        <w:r w:rsidR="00984F21">
          <w:rPr>
            <w:noProof/>
            <w:webHidden/>
          </w:rPr>
          <w:t>36</w:t>
        </w:r>
        <w:r w:rsidR="00984F21">
          <w:rPr>
            <w:noProof/>
            <w:webHidden/>
          </w:rPr>
          <w:fldChar w:fldCharType="end"/>
        </w:r>
      </w:hyperlink>
    </w:p>
    <w:p w14:paraId="06EFADFD" w14:textId="513EE902" w:rsidR="00984F21" w:rsidRDefault="002604C8">
      <w:pPr>
        <w:pStyle w:val="TOC1"/>
        <w:tabs>
          <w:tab w:val="right" w:leader="dot" w:pos="9062"/>
        </w:tabs>
        <w:rPr>
          <w:rFonts w:asciiTheme="minorHAnsi" w:eastAsiaTheme="minorEastAsia" w:hAnsiTheme="minorHAnsi" w:cstheme="minorBidi"/>
          <w:b w:val="0"/>
          <w:bCs w:val="0"/>
          <w:caps w:val="0"/>
          <w:noProof/>
          <w:sz w:val="22"/>
          <w:szCs w:val="22"/>
        </w:rPr>
      </w:pPr>
      <w:hyperlink w:anchor="_Toc141605915" w:history="1">
        <w:r w:rsidR="00984F21" w:rsidRPr="000E3CEA">
          <w:rPr>
            <w:rStyle w:val="Hyperlink"/>
            <w:noProof/>
          </w:rPr>
          <w:t>KẾT LUẬN</w:t>
        </w:r>
        <w:r w:rsidR="00984F21">
          <w:rPr>
            <w:noProof/>
            <w:webHidden/>
          </w:rPr>
          <w:tab/>
        </w:r>
        <w:r w:rsidR="00984F21">
          <w:rPr>
            <w:noProof/>
            <w:webHidden/>
          </w:rPr>
          <w:fldChar w:fldCharType="begin"/>
        </w:r>
        <w:r w:rsidR="00984F21">
          <w:rPr>
            <w:noProof/>
            <w:webHidden/>
          </w:rPr>
          <w:instrText xml:space="preserve"> PAGEREF _Toc141605915 \h </w:instrText>
        </w:r>
        <w:r w:rsidR="00984F21">
          <w:rPr>
            <w:noProof/>
            <w:webHidden/>
          </w:rPr>
        </w:r>
        <w:r w:rsidR="00984F21">
          <w:rPr>
            <w:noProof/>
            <w:webHidden/>
          </w:rPr>
          <w:fldChar w:fldCharType="separate"/>
        </w:r>
        <w:r w:rsidR="00984F21">
          <w:rPr>
            <w:noProof/>
            <w:webHidden/>
          </w:rPr>
          <w:t>37</w:t>
        </w:r>
        <w:r w:rsidR="00984F21">
          <w:rPr>
            <w:noProof/>
            <w:webHidden/>
          </w:rPr>
          <w:fldChar w:fldCharType="end"/>
        </w:r>
      </w:hyperlink>
    </w:p>
    <w:p w14:paraId="33F27650" w14:textId="180A1A0D" w:rsidR="00984F21" w:rsidRDefault="002604C8">
      <w:pPr>
        <w:pStyle w:val="TOC2"/>
        <w:tabs>
          <w:tab w:val="left" w:pos="522"/>
          <w:tab w:val="right" w:leader="dot" w:pos="9062"/>
        </w:tabs>
        <w:rPr>
          <w:rFonts w:asciiTheme="minorHAnsi" w:eastAsiaTheme="minorEastAsia" w:hAnsiTheme="minorHAnsi" w:cstheme="minorBidi"/>
          <w:b w:val="0"/>
          <w:bCs w:val="0"/>
          <w:noProof/>
          <w:sz w:val="22"/>
          <w:szCs w:val="22"/>
        </w:rPr>
      </w:pPr>
      <w:hyperlink w:anchor="_Toc141605916" w:history="1">
        <w:r w:rsidR="00984F21" w:rsidRPr="000E3CEA">
          <w:rPr>
            <w:rStyle w:val="Hyperlink"/>
            <w:noProof/>
          </w:rPr>
          <w:t>1.</w:t>
        </w:r>
        <w:r w:rsidR="00984F21">
          <w:rPr>
            <w:rFonts w:asciiTheme="minorHAnsi" w:eastAsiaTheme="minorEastAsia" w:hAnsiTheme="minorHAnsi" w:cstheme="minorBidi"/>
            <w:b w:val="0"/>
            <w:bCs w:val="0"/>
            <w:noProof/>
            <w:sz w:val="22"/>
            <w:szCs w:val="22"/>
          </w:rPr>
          <w:tab/>
        </w:r>
        <w:r w:rsidR="00984F21" w:rsidRPr="000E3CEA">
          <w:rPr>
            <w:rStyle w:val="Hyperlink"/>
            <w:noProof/>
          </w:rPr>
          <w:t>Kết quả đạt được</w:t>
        </w:r>
        <w:r w:rsidR="00984F21">
          <w:rPr>
            <w:noProof/>
            <w:webHidden/>
          </w:rPr>
          <w:tab/>
        </w:r>
        <w:r w:rsidR="00984F21">
          <w:rPr>
            <w:noProof/>
            <w:webHidden/>
          </w:rPr>
          <w:fldChar w:fldCharType="begin"/>
        </w:r>
        <w:r w:rsidR="00984F21">
          <w:rPr>
            <w:noProof/>
            <w:webHidden/>
          </w:rPr>
          <w:instrText xml:space="preserve"> PAGEREF _Toc141605916 \h </w:instrText>
        </w:r>
        <w:r w:rsidR="00984F21">
          <w:rPr>
            <w:noProof/>
            <w:webHidden/>
          </w:rPr>
        </w:r>
        <w:r w:rsidR="00984F21">
          <w:rPr>
            <w:noProof/>
            <w:webHidden/>
          </w:rPr>
          <w:fldChar w:fldCharType="separate"/>
        </w:r>
        <w:r w:rsidR="00984F21">
          <w:rPr>
            <w:noProof/>
            <w:webHidden/>
          </w:rPr>
          <w:t>37</w:t>
        </w:r>
        <w:r w:rsidR="00984F21">
          <w:rPr>
            <w:noProof/>
            <w:webHidden/>
          </w:rPr>
          <w:fldChar w:fldCharType="end"/>
        </w:r>
      </w:hyperlink>
    </w:p>
    <w:p w14:paraId="77B1A5C3" w14:textId="3BFF9198" w:rsidR="00984F21" w:rsidRDefault="002604C8">
      <w:pPr>
        <w:pStyle w:val="TOC2"/>
        <w:tabs>
          <w:tab w:val="left" w:pos="522"/>
          <w:tab w:val="right" w:leader="dot" w:pos="9062"/>
        </w:tabs>
        <w:rPr>
          <w:rFonts w:asciiTheme="minorHAnsi" w:eastAsiaTheme="minorEastAsia" w:hAnsiTheme="minorHAnsi" w:cstheme="minorBidi"/>
          <w:b w:val="0"/>
          <w:bCs w:val="0"/>
          <w:noProof/>
          <w:sz w:val="22"/>
          <w:szCs w:val="22"/>
        </w:rPr>
      </w:pPr>
      <w:hyperlink w:anchor="_Toc141605917" w:history="1">
        <w:r w:rsidR="00984F21" w:rsidRPr="000E3CEA">
          <w:rPr>
            <w:rStyle w:val="Hyperlink"/>
            <w:noProof/>
          </w:rPr>
          <w:t>2.</w:t>
        </w:r>
        <w:r w:rsidR="00984F21">
          <w:rPr>
            <w:rFonts w:asciiTheme="minorHAnsi" w:eastAsiaTheme="minorEastAsia" w:hAnsiTheme="minorHAnsi" w:cstheme="minorBidi"/>
            <w:b w:val="0"/>
            <w:bCs w:val="0"/>
            <w:noProof/>
            <w:sz w:val="22"/>
            <w:szCs w:val="22"/>
          </w:rPr>
          <w:tab/>
        </w:r>
        <w:r w:rsidR="00984F21" w:rsidRPr="000E3CEA">
          <w:rPr>
            <w:rStyle w:val="Hyperlink"/>
            <w:noProof/>
          </w:rPr>
          <w:t>Hướng nghiên cứu</w:t>
        </w:r>
        <w:r w:rsidR="00984F21">
          <w:rPr>
            <w:noProof/>
            <w:webHidden/>
          </w:rPr>
          <w:tab/>
        </w:r>
        <w:r w:rsidR="00984F21">
          <w:rPr>
            <w:noProof/>
            <w:webHidden/>
          </w:rPr>
          <w:fldChar w:fldCharType="begin"/>
        </w:r>
        <w:r w:rsidR="00984F21">
          <w:rPr>
            <w:noProof/>
            <w:webHidden/>
          </w:rPr>
          <w:instrText xml:space="preserve"> PAGEREF _Toc141605917 \h </w:instrText>
        </w:r>
        <w:r w:rsidR="00984F21">
          <w:rPr>
            <w:noProof/>
            <w:webHidden/>
          </w:rPr>
        </w:r>
        <w:r w:rsidR="00984F21">
          <w:rPr>
            <w:noProof/>
            <w:webHidden/>
          </w:rPr>
          <w:fldChar w:fldCharType="separate"/>
        </w:r>
        <w:r w:rsidR="00984F21">
          <w:rPr>
            <w:noProof/>
            <w:webHidden/>
          </w:rPr>
          <w:t>37</w:t>
        </w:r>
        <w:r w:rsidR="00984F21">
          <w:rPr>
            <w:noProof/>
            <w:webHidden/>
          </w:rPr>
          <w:fldChar w:fldCharType="end"/>
        </w:r>
      </w:hyperlink>
    </w:p>
    <w:p w14:paraId="75312DB6" w14:textId="5369E79A" w:rsidR="00984F21" w:rsidRDefault="002604C8">
      <w:pPr>
        <w:pStyle w:val="TOC1"/>
        <w:tabs>
          <w:tab w:val="right" w:leader="dot" w:pos="9062"/>
        </w:tabs>
        <w:rPr>
          <w:rFonts w:asciiTheme="minorHAnsi" w:eastAsiaTheme="minorEastAsia" w:hAnsiTheme="minorHAnsi" w:cstheme="minorBidi"/>
          <w:b w:val="0"/>
          <w:bCs w:val="0"/>
          <w:caps w:val="0"/>
          <w:noProof/>
          <w:sz w:val="22"/>
          <w:szCs w:val="22"/>
        </w:rPr>
      </w:pPr>
      <w:hyperlink w:anchor="_Toc141605918" w:history="1">
        <w:r w:rsidR="00984F21" w:rsidRPr="000E3CEA">
          <w:rPr>
            <w:rStyle w:val="Hyperlink"/>
            <w:noProof/>
          </w:rPr>
          <w:t>TÀI LIỆU THAM KHẢO</w:t>
        </w:r>
        <w:r w:rsidR="00984F21">
          <w:rPr>
            <w:noProof/>
            <w:webHidden/>
          </w:rPr>
          <w:tab/>
        </w:r>
        <w:r w:rsidR="00984F21">
          <w:rPr>
            <w:noProof/>
            <w:webHidden/>
          </w:rPr>
          <w:fldChar w:fldCharType="begin"/>
        </w:r>
        <w:r w:rsidR="00984F21">
          <w:rPr>
            <w:noProof/>
            <w:webHidden/>
          </w:rPr>
          <w:instrText xml:space="preserve"> PAGEREF _Toc141605918 \h </w:instrText>
        </w:r>
        <w:r w:rsidR="00984F21">
          <w:rPr>
            <w:noProof/>
            <w:webHidden/>
          </w:rPr>
        </w:r>
        <w:r w:rsidR="00984F21">
          <w:rPr>
            <w:noProof/>
            <w:webHidden/>
          </w:rPr>
          <w:fldChar w:fldCharType="separate"/>
        </w:r>
        <w:r w:rsidR="00984F21">
          <w:rPr>
            <w:noProof/>
            <w:webHidden/>
          </w:rPr>
          <w:t>38</w:t>
        </w:r>
        <w:r w:rsidR="00984F21">
          <w:rPr>
            <w:noProof/>
            <w:webHidden/>
          </w:rPr>
          <w:fldChar w:fldCharType="end"/>
        </w:r>
      </w:hyperlink>
    </w:p>
    <w:p w14:paraId="68AF8AFB" w14:textId="31C58870" w:rsidR="00C73265" w:rsidRPr="0078564C" w:rsidRDefault="00AF1D55" w:rsidP="0078564C">
      <w:pPr>
        <w:pStyle w:val="TOC1"/>
        <w:spacing w:line="276" w:lineRule="auto"/>
        <w:rPr>
          <w:rFonts w:eastAsiaTheme="minorEastAsia"/>
        </w:rPr>
      </w:pPr>
      <w:r>
        <w:fldChar w:fldCharType="end"/>
      </w:r>
    </w:p>
    <w:p w14:paraId="0B90AC92" w14:textId="209A2387" w:rsidR="00C73265" w:rsidRPr="006046BD" w:rsidRDefault="004B0BAE" w:rsidP="00347561">
      <w:pPr>
        <w:pStyle w:val="Heading1"/>
        <w:rPr>
          <w:szCs w:val="26"/>
        </w:rPr>
      </w:pPr>
      <w:bookmarkStart w:id="150" w:name="_Toc6684066"/>
      <w:bookmarkStart w:id="151" w:name="_Toc6684127"/>
      <w:bookmarkStart w:id="152" w:name="_Toc6688595"/>
      <w:bookmarkStart w:id="153" w:name="_Toc7253361"/>
      <w:bookmarkStart w:id="154" w:name="_Toc7978868"/>
      <w:bookmarkStart w:id="155" w:name="_Toc8805994"/>
      <w:bookmarkEnd w:id="143"/>
      <w:bookmarkEnd w:id="144"/>
      <w:bookmarkEnd w:id="145"/>
      <w:bookmarkEnd w:id="146"/>
      <w:bookmarkEnd w:id="147"/>
      <w:bookmarkEnd w:id="148"/>
      <w:bookmarkEnd w:id="149"/>
      <w:r>
        <w:br w:type="page"/>
      </w:r>
      <w:bookmarkStart w:id="156" w:name="_Toc9016560"/>
      <w:bookmarkStart w:id="157" w:name="_Toc141605833"/>
      <w:r w:rsidR="00606596" w:rsidRPr="00750B87">
        <w:lastRenderedPageBreak/>
        <w:t xml:space="preserve">DANH MỤC </w:t>
      </w:r>
      <w:r w:rsidR="00E83B3F" w:rsidRPr="00750B87">
        <w:t>HÌNH VẼ</w:t>
      </w:r>
      <w:bookmarkEnd w:id="150"/>
      <w:bookmarkEnd w:id="151"/>
      <w:bookmarkEnd w:id="152"/>
      <w:bookmarkEnd w:id="153"/>
      <w:bookmarkEnd w:id="154"/>
      <w:bookmarkEnd w:id="155"/>
      <w:bookmarkEnd w:id="156"/>
      <w:bookmarkEnd w:id="157"/>
    </w:p>
    <w:bookmarkStart w:id="158" w:name="_Toc6684067"/>
    <w:bookmarkStart w:id="159" w:name="_Toc6684128"/>
    <w:bookmarkStart w:id="160" w:name="_Toc6688596"/>
    <w:bookmarkStart w:id="161" w:name="_Toc7253362"/>
    <w:bookmarkStart w:id="162" w:name="_Toc7978869"/>
    <w:bookmarkStart w:id="163" w:name="_Toc8805995"/>
    <w:p w14:paraId="69C00FCA" w14:textId="0E5232C9" w:rsidR="000C47D8" w:rsidRDefault="000C47D8" w:rsidP="000C47D8">
      <w:pPr>
        <w:pStyle w:val="TableofFigures"/>
        <w:tabs>
          <w:tab w:val="right" w:leader="dot" w:pos="9062"/>
        </w:tabs>
        <w:spacing w:line="276" w:lineRule="auto"/>
        <w:rPr>
          <w:rFonts w:asciiTheme="minorHAnsi" w:eastAsiaTheme="minorEastAsia" w:hAnsiTheme="minorHAnsi" w:cstheme="minorBidi"/>
          <w:noProof/>
          <w:sz w:val="22"/>
          <w:szCs w:val="22"/>
        </w:rPr>
      </w:pPr>
      <w:r>
        <w:rPr>
          <w:szCs w:val="26"/>
        </w:rPr>
        <w:fldChar w:fldCharType="begin"/>
      </w:r>
      <w:r>
        <w:rPr>
          <w:szCs w:val="26"/>
        </w:rPr>
        <w:instrText xml:space="preserve"> TOC \h \z \c "Hình 2." </w:instrText>
      </w:r>
      <w:r>
        <w:rPr>
          <w:szCs w:val="26"/>
        </w:rPr>
        <w:fldChar w:fldCharType="separate"/>
      </w:r>
      <w:hyperlink w:anchor="_Toc121066673" w:history="1">
        <w:r w:rsidRPr="00334C51">
          <w:rPr>
            <w:rStyle w:val="Hyperlink"/>
            <w:noProof/>
          </w:rPr>
          <w:t>Hình 2. 1 Biểu đồ usecase tổng quát</w:t>
        </w:r>
        <w:r>
          <w:rPr>
            <w:noProof/>
            <w:webHidden/>
          </w:rPr>
          <w:tab/>
        </w:r>
        <w:r>
          <w:rPr>
            <w:noProof/>
            <w:webHidden/>
          </w:rPr>
          <w:fldChar w:fldCharType="begin"/>
        </w:r>
        <w:r>
          <w:rPr>
            <w:noProof/>
            <w:webHidden/>
          </w:rPr>
          <w:instrText xml:space="preserve"> PAGEREF _Toc121066673 \h </w:instrText>
        </w:r>
        <w:r>
          <w:rPr>
            <w:noProof/>
            <w:webHidden/>
          </w:rPr>
        </w:r>
        <w:r>
          <w:rPr>
            <w:noProof/>
            <w:webHidden/>
          </w:rPr>
          <w:fldChar w:fldCharType="separate"/>
        </w:r>
        <w:r>
          <w:rPr>
            <w:noProof/>
            <w:webHidden/>
          </w:rPr>
          <w:t>7</w:t>
        </w:r>
        <w:r>
          <w:rPr>
            <w:noProof/>
            <w:webHidden/>
          </w:rPr>
          <w:fldChar w:fldCharType="end"/>
        </w:r>
      </w:hyperlink>
    </w:p>
    <w:p w14:paraId="082AA99A" w14:textId="6506756B" w:rsidR="000C47D8" w:rsidRDefault="002604C8" w:rsidP="000C47D8">
      <w:pPr>
        <w:pStyle w:val="TableofFigures"/>
        <w:tabs>
          <w:tab w:val="right" w:leader="dot" w:pos="9062"/>
        </w:tabs>
        <w:spacing w:line="276" w:lineRule="auto"/>
        <w:rPr>
          <w:rFonts w:asciiTheme="minorHAnsi" w:eastAsiaTheme="minorEastAsia" w:hAnsiTheme="minorHAnsi" w:cstheme="minorBidi"/>
          <w:noProof/>
          <w:sz w:val="22"/>
          <w:szCs w:val="22"/>
        </w:rPr>
      </w:pPr>
      <w:hyperlink w:anchor="_Toc121066674" w:history="1">
        <w:r w:rsidR="000C47D8" w:rsidRPr="00334C51">
          <w:rPr>
            <w:rStyle w:val="Hyperlink"/>
            <w:noProof/>
          </w:rPr>
          <w:t>Hình 2. 2 Biểu usecase quản lý tập ghi chú</w:t>
        </w:r>
        <w:r w:rsidR="000C47D8">
          <w:rPr>
            <w:noProof/>
            <w:webHidden/>
          </w:rPr>
          <w:tab/>
        </w:r>
        <w:r w:rsidR="000C47D8">
          <w:rPr>
            <w:noProof/>
            <w:webHidden/>
          </w:rPr>
          <w:fldChar w:fldCharType="begin"/>
        </w:r>
        <w:r w:rsidR="000C47D8">
          <w:rPr>
            <w:noProof/>
            <w:webHidden/>
          </w:rPr>
          <w:instrText xml:space="preserve"> PAGEREF _Toc121066674 \h </w:instrText>
        </w:r>
        <w:r w:rsidR="000C47D8">
          <w:rPr>
            <w:noProof/>
            <w:webHidden/>
          </w:rPr>
        </w:r>
        <w:r w:rsidR="000C47D8">
          <w:rPr>
            <w:noProof/>
            <w:webHidden/>
          </w:rPr>
          <w:fldChar w:fldCharType="separate"/>
        </w:r>
        <w:r w:rsidR="000C47D8">
          <w:rPr>
            <w:noProof/>
            <w:webHidden/>
          </w:rPr>
          <w:t>9</w:t>
        </w:r>
        <w:r w:rsidR="000C47D8">
          <w:rPr>
            <w:noProof/>
            <w:webHidden/>
          </w:rPr>
          <w:fldChar w:fldCharType="end"/>
        </w:r>
      </w:hyperlink>
    </w:p>
    <w:p w14:paraId="67B93E07" w14:textId="22C33312" w:rsidR="000C47D8" w:rsidRDefault="002604C8" w:rsidP="000C47D8">
      <w:pPr>
        <w:pStyle w:val="TableofFigures"/>
        <w:tabs>
          <w:tab w:val="right" w:leader="dot" w:pos="9062"/>
        </w:tabs>
        <w:spacing w:line="276" w:lineRule="auto"/>
        <w:rPr>
          <w:rFonts w:asciiTheme="minorHAnsi" w:eastAsiaTheme="minorEastAsia" w:hAnsiTheme="minorHAnsi" w:cstheme="minorBidi"/>
          <w:noProof/>
          <w:sz w:val="22"/>
          <w:szCs w:val="22"/>
        </w:rPr>
      </w:pPr>
      <w:hyperlink w:anchor="_Toc121066675" w:history="1">
        <w:r w:rsidR="000C47D8" w:rsidRPr="00334C51">
          <w:rPr>
            <w:rStyle w:val="Hyperlink"/>
            <w:noProof/>
          </w:rPr>
          <w:t>Hình 2. 3 Biểu đồ usecase quản lý ghi chú</w:t>
        </w:r>
        <w:r w:rsidR="000C47D8">
          <w:rPr>
            <w:noProof/>
            <w:webHidden/>
          </w:rPr>
          <w:tab/>
        </w:r>
        <w:r w:rsidR="000C47D8">
          <w:rPr>
            <w:noProof/>
            <w:webHidden/>
          </w:rPr>
          <w:fldChar w:fldCharType="begin"/>
        </w:r>
        <w:r w:rsidR="000C47D8">
          <w:rPr>
            <w:noProof/>
            <w:webHidden/>
          </w:rPr>
          <w:instrText xml:space="preserve"> PAGEREF _Toc121066675 \h </w:instrText>
        </w:r>
        <w:r w:rsidR="000C47D8">
          <w:rPr>
            <w:noProof/>
            <w:webHidden/>
          </w:rPr>
        </w:r>
        <w:r w:rsidR="000C47D8">
          <w:rPr>
            <w:noProof/>
            <w:webHidden/>
          </w:rPr>
          <w:fldChar w:fldCharType="separate"/>
        </w:r>
        <w:r w:rsidR="000C47D8">
          <w:rPr>
            <w:noProof/>
            <w:webHidden/>
          </w:rPr>
          <w:t>10</w:t>
        </w:r>
        <w:r w:rsidR="000C47D8">
          <w:rPr>
            <w:noProof/>
            <w:webHidden/>
          </w:rPr>
          <w:fldChar w:fldCharType="end"/>
        </w:r>
      </w:hyperlink>
    </w:p>
    <w:p w14:paraId="488D7E84" w14:textId="36F11B6E" w:rsidR="000C47D8" w:rsidRDefault="002604C8" w:rsidP="000C47D8">
      <w:pPr>
        <w:pStyle w:val="TableofFigures"/>
        <w:tabs>
          <w:tab w:val="right" w:leader="dot" w:pos="9062"/>
        </w:tabs>
        <w:spacing w:line="276" w:lineRule="auto"/>
        <w:rPr>
          <w:rFonts w:asciiTheme="minorHAnsi" w:eastAsiaTheme="minorEastAsia" w:hAnsiTheme="minorHAnsi" w:cstheme="minorBidi"/>
          <w:noProof/>
          <w:sz w:val="22"/>
          <w:szCs w:val="22"/>
        </w:rPr>
      </w:pPr>
      <w:hyperlink w:anchor="_Toc121066676" w:history="1">
        <w:r w:rsidR="000C47D8" w:rsidRPr="00334C51">
          <w:rPr>
            <w:rStyle w:val="Hyperlink"/>
            <w:noProof/>
          </w:rPr>
          <w:t>Hình 2. 4 Biểu đồ lớp</w:t>
        </w:r>
        <w:r w:rsidR="000C47D8">
          <w:rPr>
            <w:noProof/>
            <w:webHidden/>
          </w:rPr>
          <w:tab/>
        </w:r>
        <w:r w:rsidR="000C47D8">
          <w:rPr>
            <w:noProof/>
            <w:webHidden/>
          </w:rPr>
          <w:fldChar w:fldCharType="begin"/>
        </w:r>
        <w:r w:rsidR="000C47D8">
          <w:rPr>
            <w:noProof/>
            <w:webHidden/>
          </w:rPr>
          <w:instrText xml:space="preserve"> PAGEREF _Toc121066676 \h </w:instrText>
        </w:r>
        <w:r w:rsidR="000C47D8">
          <w:rPr>
            <w:noProof/>
            <w:webHidden/>
          </w:rPr>
        </w:r>
        <w:r w:rsidR="000C47D8">
          <w:rPr>
            <w:noProof/>
            <w:webHidden/>
          </w:rPr>
          <w:fldChar w:fldCharType="separate"/>
        </w:r>
        <w:r w:rsidR="000C47D8">
          <w:rPr>
            <w:noProof/>
            <w:webHidden/>
          </w:rPr>
          <w:t>11</w:t>
        </w:r>
        <w:r w:rsidR="000C47D8">
          <w:rPr>
            <w:noProof/>
            <w:webHidden/>
          </w:rPr>
          <w:fldChar w:fldCharType="end"/>
        </w:r>
      </w:hyperlink>
    </w:p>
    <w:p w14:paraId="773B5DF9" w14:textId="3335463D" w:rsidR="000C47D8" w:rsidRDefault="002604C8" w:rsidP="000C47D8">
      <w:pPr>
        <w:pStyle w:val="TableofFigures"/>
        <w:tabs>
          <w:tab w:val="right" w:leader="dot" w:pos="9062"/>
        </w:tabs>
        <w:spacing w:line="276" w:lineRule="auto"/>
        <w:rPr>
          <w:rFonts w:asciiTheme="minorHAnsi" w:eastAsiaTheme="minorEastAsia" w:hAnsiTheme="minorHAnsi" w:cstheme="minorBidi"/>
          <w:noProof/>
          <w:sz w:val="22"/>
          <w:szCs w:val="22"/>
        </w:rPr>
      </w:pPr>
      <w:hyperlink w:anchor="_Toc121066677" w:history="1">
        <w:r w:rsidR="000C47D8" w:rsidRPr="00334C51">
          <w:rPr>
            <w:rStyle w:val="Hyperlink"/>
            <w:noProof/>
          </w:rPr>
          <w:t>Hình 2. 5 Biểu đồ tuần tự đăng nhập</w:t>
        </w:r>
        <w:r w:rsidR="000C47D8">
          <w:rPr>
            <w:noProof/>
            <w:webHidden/>
          </w:rPr>
          <w:tab/>
        </w:r>
        <w:r w:rsidR="000C47D8">
          <w:rPr>
            <w:noProof/>
            <w:webHidden/>
          </w:rPr>
          <w:fldChar w:fldCharType="begin"/>
        </w:r>
        <w:r w:rsidR="000C47D8">
          <w:rPr>
            <w:noProof/>
            <w:webHidden/>
          </w:rPr>
          <w:instrText xml:space="preserve"> PAGEREF _Toc121066677 \h </w:instrText>
        </w:r>
        <w:r w:rsidR="000C47D8">
          <w:rPr>
            <w:noProof/>
            <w:webHidden/>
          </w:rPr>
        </w:r>
        <w:r w:rsidR="000C47D8">
          <w:rPr>
            <w:noProof/>
            <w:webHidden/>
          </w:rPr>
          <w:fldChar w:fldCharType="separate"/>
        </w:r>
        <w:r w:rsidR="000C47D8">
          <w:rPr>
            <w:noProof/>
            <w:webHidden/>
          </w:rPr>
          <w:t>11</w:t>
        </w:r>
        <w:r w:rsidR="000C47D8">
          <w:rPr>
            <w:noProof/>
            <w:webHidden/>
          </w:rPr>
          <w:fldChar w:fldCharType="end"/>
        </w:r>
      </w:hyperlink>
    </w:p>
    <w:p w14:paraId="3B91195C" w14:textId="6043C34D" w:rsidR="000C47D8" w:rsidRDefault="002604C8" w:rsidP="000C47D8">
      <w:pPr>
        <w:pStyle w:val="TableofFigures"/>
        <w:tabs>
          <w:tab w:val="right" w:leader="dot" w:pos="9062"/>
        </w:tabs>
        <w:spacing w:line="276" w:lineRule="auto"/>
        <w:rPr>
          <w:rFonts w:asciiTheme="minorHAnsi" w:eastAsiaTheme="minorEastAsia" w:hAnsiTheme="minorHAnsi" w:cstheme="minorBidi"/>
          <w:noProof/>
          <w:sz w:val="22"/>
          <w:szCs w:val="22"/>
        </w:rPr>
      </w:pPr>
      <w:hyperlink w:anchor="_Toc121066678" w:history="1">
        <w:r w:rsidR="000C47D8" w:rsidRPr="00334C51">
          <w:rPr>
            <w:rStyle w:val="Hyperlink"/>
            <w:noProof/>
          </w:rPr>
          <w:t>Hình 2. 6 Biểu đồ tuần tự quản lý tập ghi chú</w:t>
        </w:r>
        <w:r w:rsidR="000C47D8">
          <w:rPr>
            <w:noProof/>
            <w:webHidden/>
          </w:rPr>
          <w:tab/>
        </w:r>
        <w:r w:rsidR="000C47D8">
          <w:rPr>
            <w:noProof/>
            <w:webHidden/>
          </w:rPr>
          <w:fldChar w:fldCharType="begin"/>
        </w:r>
        <w:r w:rsidR="000C47D8">
          <w:rPr>
            <w:noProof/>
            <w:webHidden/>
          </w:rPr>
          <w:instrText xml:space="preserve"> PAGEREF _Toc121066678 \h </w:instrText>
        </w:r>
        <w:r w:rsidR="000C47D8">
          <w:rPr>
            <w:noProof/>
            <w:webHidden/>
          </w:rPr>
        </w:r>
        <w:r w:rsidR="000C47D8">
          <w:rPr>
            <w:noProof/>
            <w:webHidden/>
          </w:rPr>
          <w:fldChar w:fldCharType="separate"/>
        </w:r>
        <w:r w:rsidR="000C47D8">
          <w:rPr>
            <w:noProof/>
            <w:webHidden/>
          </w:rPr>
          <w:t>12</w:t>
        </w:r>
        <w:r w:rsidR="000C47D8">
          <w:rPr>
            <w:noProof/>
            <w:webHidden/>
          </w:rPr>
          <w:fldChar w:fldCharType="end"/>
        </w:r>
      </w:hyperlink>
    </w:p>
    <w:p w14:paraId="4886BAA9" w14:textId="1BEF2FA0" w:rsidR="000C47D8" w:rsidRDefault="002604C8" w:rsidP="000C47D8">
      <w:pPr>
        <w:pStyle w:val="TableofFigures"/>
        <w:tabs>
          <w:tab w:val="right" w:leader="dot" w:pos="9062"/>
        </w:tabs>
        <w:spacing w:line="276" w:lineRule="auto"/>
        <w:rPr>
          <w:rFonts w:asciiTheme="minorHAnsi" w:eastAsiaTheme="minorEastAsia" w:hAnsiTheme="minorHAnsi" w:cstheme="minorBidi"/>
          <w:noProof/>
          <w:sz w:val="22"/>
          <w:szCs w:val="22"/>
        </w:rPr>
      </w:pPr>
      <w:hyperlink w:anchor="_Toc121066679" w:history="1">
        <w:r w:rsidR="000C47D8" w:rsidRPr="00334C51">
          <w:rPr>
            <w:rStyle w:val="Hyperlink"/>
            <w:noProof/>
          </w:rPr>
          <w:t>Hình 2. 7 Biểu đồ tuần tự đăng ký</w:t>
        </w:r>
        <w:r w:rsidR="000C47D8">
          <w:rPr>
            <w:noProof/>
            <w:webHidden/>
          </w:rPr>
          <w:tab/>
        </w:r>
        <w:r w:rsidR="000C47D8">
          <w:rPr>
            <w:noProof/>
            <w:webHidden/>
          </w:rPr>
          <w:fldChar w:fldCharType="begin"/>
        </w:r>
        <w:r w:rsidR="000C47D8">
          <w:rPr>
            <w:noProof/>
            <w:webHidden/>
          </w:rPr>
          <w:instrText xml:space="preserve"> PAGEREF _Toc121066679 \h </w:instrText>
        </w:r>
        <w:r w:rsidR="000C47D8">
          <w:rPr>
            <w:noProof/>
            <w:webHidden/>
          </w:rPr>
        </w:r>
        <w:r w:rsidR="000C47D8">
          <w:rPr>
            <w:noProof/>
            <w:webHidden/>
          </w:rPr>
          <w:fldChar w:fldCharType="separate"/>
        </w:r>
        <w:r w:rsidR="000C47D8">
          <w:rPr>
            <w:noProof/>
            <w:webHidden/>
          </w:rPr>
          <w:t>13</w:t>
        </w:r>
        <w:r w:rsidR="000C47D8">
          <w:rPr>
            <w:noProof/>
            <w:webHidden/>
          </w:rPr>
          <w:fldChar w:fldCharType="end"/>
        </w:r>
      </w:hyperlink>
    </w:p>
    <w:p w14:paraId="73B3AFDF" w14:textId="49214DA2" w:rsidR="000C47D8" w:rsidRDefault="002604C8" w:rsidP="000C47D8">
      <w:pPr>
        <w:pStyle w:val="TableofFigures"/>
        <w:tabs>
          <w:tab w:val="right" w:leader="dot" w:pos="9062"/>
        </w:tabs>
        <w:spacing w:line="276" w:lineRule="auto"/>
        <w:rPr>
          <w:rFonts w:asciiTheme="minorHAnsi" w:eastAsiaTheme="minorEastAsia" w:hAnsiTheme="minorHAnsi" w:cstheme="minorBidi"/>
          <w:noProof/>
          <w:sz w:val="22"/>
          <w:szCs w:val="22"/>
        </w:rPr>
      </w:pPr>
      <w:hyperlink w:anchor="_Toc121066680" w:history="1">
        <w:r w:rsidR="000C47D8" w:rsidRPr="00334C51">
          <w:rPr>
            <w:rStyle w:val="Hyperlink"/>
            <w:noProof/>
          </w:rPr>
          <w:t>Hình 2. 8 Biểu đồ tuần tự quản lý ghi chú</w:t>
        </w:r>
        <w:r w:rsidR="000C47D8">
          <w:rPr>
            <w:noProof/>
            <w:webHidden/>
          </w:rPr>
          <w:tab/>
        </w:r>
        <w:r w:rsidR="000C47D8">
          <w:rPr>
            <w:noProof/>
            <w:webHidden/>
          </w:rPr>
          <w:fldChar w:fldCharType="begin"/>
        </w:r>
        <w:r w:rsidR="000C47D8">
          <w:rPr>
            <w:noProof/>
            <w:webHidden/>
          </w:rPr>
          <w:instrText xml:space="preserve"> PAGEREF _Toc121066680 \h </w:instrText>
        </w:r>
        <w:r w:rsidR="000C47D8">
          <w:rPr>
            <w:noProof/>
            <w:webHidden/>
          </w:rPr>
        </w:r>
        <w:r w:rsidR="000C47D8">
          <w:rPr>
            <w:noProof/>
            <w:webHidden/>
          </w:rPr>
          <w:fldChar w:fldCharType="separate"/>
        </w:r>
        <w:r w:rsidR="000C47D8">
          <w:rPr>
            <w:noProof/>
            <w:webHidden/>
          </w:rPr>
          <w:t>13</w:t>
        </w:r>
        <w:r w:rsidR="000C47D8">
          <w:rPr>
            <w:noProof/>
            <w:webHidden/>
          </w:rPr>
          <w:fldChar w:fldCharType="end"/>
        </w:r>
      </w:hyperlink>
    </w:p>
    <w:p w14:paraId="4F6EECFB" w14:textId="738563C5" w:rsidR="000C47D8" w:rsidRDefault="002604C8" w:rsidP="000C47D8">
      <w:pPr>
        <w:pStyle w:val="TableofFigures"/>
        <w:tabs>
          <w:tab w:val="right" w:leader="dot" w:pos="9062"/>
        </w:tabs>
        <w:spacing w:line="276" w:lineRule="auto"/>
        <w:rPr>
          <w:rFonts w:asciiTheme="minorHAnsi" w:eastAsiaTheme="minorEastAsia" w:hAnsiTheme="minorHAnsi" w:cstheme="minorBidi"/>
          <w:noProof/>
          <w:sz w:val="22"/>
          <w:szCs w:val="22"/>
        </w:rPr>
      </w:pPr>
      <w:hyperlink w:anchor="_Toc121066681" w:history="1">
        <w:r w:rsidR="000C47D8" w:rsidRPr="00334C51">
          <w:rPr>
            <w:rStyle w:val="Hyperlink"/>
            <w:noProof/>
          </w:rPr>
          <w:t>Hình 2. 9 Biểu đồ hoạt đông đăng nhập</w:t>
        </w:r>
        <w:r w:rsidR="000C47D8">
          <w:rPr>
            <w:noProof/>
            <w:webHidden/>
          </w:rPr>
          <w:tab/>
        </w:r>
        <w:r w:rsidR="000C47D8">
          <w:rPr>
            <w:noProof/>
            <w:webHidden/>
          </w:rPr>
          <w:fldChar w:fldCharType="begin"/>
        </w:r>
        <w:r w:rsidR="000C47D8">
          <w:rPr>
            <w:noProof/>
            <w:webHidden/>
          </w:rPr>
          <w:instrText xml:space="preserve"> PAGEREF _Toc121066681 \h </w:instrText>
        </w:r>
        <w:r w:rsidR="000C47D8">
          <w:rPr>
            <w:noProof/>
            <w:webHidden/>
          </w:rPr>
        </w:r>
        <w:r w:rsidR="000C47D8">
          <w:rPr>
            <w:noProof/>
            <w:webHidden/>
          </w:rPr>
          <w:fldChar w:fldCharType="separate"/>
        </w:r>
        <w:r w:rsidR="000C47D8">
          <w:rPr>
            <w:noProof/>
            <w:webHidden/>
          </w:rPr>
          <w:t>14</w:t>
        </w:r>
        <w:r w:rsidR="000C47D8">
          <w:rPr>
            <w:noProof/>
            <w:webHidden/>
          </w:rPr>
          <w:fldChar w:fldCharType="end"/>
        </w:r>
      </w:hyperlink>
    </w:p>
    <w:p w14:paraId="6D863378" w14:textId="6D6F276F" w:rsidR="000C47D8" w:rsidRDefault="002604C8" w:rsidP="000C47D8">
      <w:pPr>
        <w:pStyle w:val="TableofFigures"/>
        <w:tabs>
          <w:tab w:val="right" w:leader="dot" w:pos="9062"/>
        </w:tabs>
        <w:spacing w:line="276" w:lineRule="auto"/>
        <w:rPr>
          <w:rFonts w:asciiTheme="minorHAnsi" w:eastAsiaTheme="minorEastAsia" w:hAnsiTheme="minorHAnsi" w:cstheme="minorBidi"/>
          <w:noProof/>
          <w:sz w:val="22"/>
          <w:szCs w:val="22"/>
        </w:rPr>
      </w:pPr>
      <w:hyperlink w:anchor="_Toc121066682" w:history="1">
        <w:r w:rsidR="000C47D8" w:rsidRPr="00334C51">
          <w:rPr>
            <w:rStyle w:val="Hyperlink"/>
            <w:noProof/>
          </w:rPr>
          <w:t>Hình 2. 10 Biểu đồ hoạt động quản ký tập ghi chú</w:t>
        </w:r>
        <w:r w:rsidR="000C47D8">
          <w:rPr>
            <w:noProof/>
            <w:webHidden/>
          </w:rPr>
          <w:tab/>
        </w:r>
        <w:r w:rsidR="000C47D8">
          <w:rPr>
            <w:noProof/>
            <w:webHidden/>
          </w:rPr>
          <w:fldChar w:fldCharType="begin"/>
        </w:r>
        <w:r w:rsidR="000C47D8">
          <w:rPr>
            <w:noProof/>
            <w:webHidden/>
          </w:rPr>
          <w:instrText xml:space="preserve"> PAGEREF _Toc121066682 \h </w:instrText>
        </w:r>
        <w:r w:rsidR="000C47D8">
          <w:rPr>
            <w:noProof/>
            <w:webHidden/>
          </w:rPr>
        </w:r>
        <w:r w:rsidR="000C47D8">
          <w:rPr>
            <w:noProof/>
            <w:webHidden/>
          </w:rPr>
          <w:fldChar w:fldCharType="separate"/>
        </w:r>
        <w:r w:rsidR="000C47D8">
          <w:rPr>
            <w:noProof/>
            <w:webHidden/>
          </w:rPr>
          <w:t>15</w:t>
        </w:r>
        <w:r w:rsidR="000C47D8">
          <w:rPr>
            <w:noProof/>
            <w:webHidden/>
          </w:rPr>
          <w:fldChar w:fldCharType="end"/>
        </w:r>
      </w:hyperlink>
    </w:p>
    <w:p w14:paraId="50717E13" w14:textId="1E1623D2" w:rsidR="000C47D8" w:rsidRDefault="002604C8" w:rsidP="000C47D8">
      <w:pPr>
        <w:pStyle w:val="TableofFigures"/>
        <w:tabs>
          <w:tab w:val="right" w:leader="dot" w:pos="9062"/>
        </w:tabs>
        <w:spacing w:line="276" w:lineRule="auto"/>
        <w:rPr>
          <w:rFonts w:asciiTheme="minorHAnsi" w:eastAsiaTheme="minorEastAsia" w:hAnsiTheme="minorHAnsi" w:cstheme="minorBidi"/>
          <w:noProof/>
          <w:sz w:val="22"/>
          <w:szCs w:val="22"/>
        </w:rPr>
      </w:pPr>
      <w:hyperlink w:anchor="_Toc121066683" w:history="1">
        <w:r w:rsidR="000C47D8" w:rsidRPr="00334C51">
          <w:rPr>
            <w:rStyle w:val="Hyperlink"/>
            <w:noProof/>
          </w:rPr>
          <w:t>Hình 2. 11 Biểu đồ hoạt động quản lý ghi chú</w:t>
        </w:r>
        <w:r w:rsidR="000C47D8">
          <w:rPr>
            <w:noProof/>
            <w:webHidden/>
          </w:rPr>
          <w:tab/>
        </w:r>
        <w:r w:rsidR="000C47D8">
          <w:rPr>
            <w:noProof/>
            <w:webHidden/>
          </w:rPr>
          <w:fldChar w:fldCharType="begin"/>
        </w:r>
        <w:r w:rsidR="000C47D8">
          <w:rPr>
            <w:noProof/>
            <w:webHidden/>
          </w:rPr>
          <w:instrText xml:space="preserve"> PAGEREF _Toc121066683 \h </w:instrText>
        </w:r>
        <w:r w:rsidR="000C47D8">
          <w:rPr>
            <w:noProof/>
            <w:webHidden/>
          </w:rPr>
        </w:r>
        <w:r w:rsidR="000C47D8">
          <w:rPr>
            <w:noProof/>
            <w:webHidden/>
          </w:rPr>
          <w:fldChar w:fldCharType="separate"/>
        </w:r>
        <w:r w:rsidR="000C47D8">
          <w:rPr>
            <w:noProof/>
            <w:webHidden/>
          </w:rPr>
          <w:t>15</w:t>
        </w:r>
        <w:r w:rsidR="000C47D8">
          <w:rPr>
            <w:noProof/>
            <w:webHidden/>
          </w:rPr>
          <w:fldChar w:fldCharType="end"/>
        </w:r>
      </w:hyperlink>
    </w:p>
    <w:p w14:paraId="58F3179E" w14:textId="416E896D" w:rsidR="000C47D8" w:rsidRDefault="000C47D8" w:rsidP="000C47D8">
      <w:pPr>
        <w:pStyle w:val="TableofFigures"/>
        <w:tabs>
          <w:tab w:val="right" w:leader="dot" w:pos="9062"/>
        </w:tabs>
        <w:spacing w:line="276" w:lineRule="auto"/>
        <w:rPr>
          <w:rFonts w:asciiTheme="minorHAnsi" w:eastAsiaTheme="minorEastAsia" w:hAnsiTheme="minorHAnsi" w:cstheme="minorBidi"/>
          <w:noProof/>
          <w:sz w:val="22"/>
          <w:szCs w:val="22"/>
        </w:rPr>
      </w:pPr>
      <w:r>
        <w:rPr>
          <w:szCs w:val="26"/>
        </w:rPr>
        <w:fldChar w:fldCharType="end"/>
      </w:r>
      <w:r>
        <w:rPr>
          <w:szCs w:val="26"/>
        </w:rPr>
        <w:fldChar w:fldCharType="begin"/>
      </w:r>
      <w:r>
        <w:rPr>
          <w:szCs w:val="26"/>
        </w:rPr>
        <w:instrText xml:space="preserve"> TOC \h \z \c "Hình 3." </w:instrText>
      </w:r>
      <w:r>
        <w:rPr>
          <w:szCs w:val="26"/>
        </w:rPr>
        <w:fldChar w:fldCharType="separate"/>
      </w:r>
      <w:hyperlink w:anchor="_Toc121066650" w:history="1">
        <w:r w:rsidRPr="00DF7380">
          <w:rPr>
            <w:rStyle w:val="Hyperlink"/>
            <w:noProof/>
          </w:rPr>
          <w:t>Hình 3. 1 .NET MAUI</w:t>
        </w:r>
        <w:r>
          <w:rPr>
            <w:noProof/>
            <w:webHidden/>
          </w:rPr>
          <w:tab/>
        </w:r>
        <w:r>
          <w:rPr>
            <w:noProof/>
            <w:webHidden/>
          </w:rPr>
          <w:fldChar w:fldCharType="begin"/>
        </w:r>
        <w:r>
          <w:rPr>
            <w:noProof/>
            <w:webHidden/>
          </w:rPr>
          <w:instrText xml:space="preserve"> PAGEREF _Toc121066650 \h </w:instrText>
        </w:r>
        <w:r>
          <w:rPr>
            <w:noProof/>
            <w:webHidden/>
          </w:rPr>
        </w:r>
        <w:r>
          <w:rPr>
            <w:noProof/>
            <w:webHidden/>
          </w:rPr>
          <w:fldChar w:fldCharType="separate"/>
        </w:r>
        <w:r>
          <w:rPr>
            <w:noProof/>
            <w:webHidden/>
          </w:rPr>
          <w:t>16</w:t>
        </w:r>
        <w:r>
          <w:rPr>
            <w:noProof/>
            <w:webHidden/>
          </w:rPr>
          <w:fldChar w:fldCharType="end"/>
        </w:r>
      </w:hyperlink>
    </w:p>
    <w:p w14:paraId="00DDDF2B" w14:textId="127A86A8" w:rsidR="000C47D8" w:rsidRDefault="002604C8" w:rsidP="000C47D8">
      <w:pPr>
        <w:pStyle w:val="TableofFigures"/>
        <w:tabs>
          <w:tab w:val="right" w:leader="dot" w:pos="9062"/>
        </w:tabs>
        <w:spacing w:line="276" w:lineRule="auto"/>
        <w:rPr>
          <w:rFonts w:asciiTheme="minorHAnsi" w:eastAsiaTheme="minorEastAsia" w:hAnsiTheme="minorHAnsi" w:cstheme="minorBidi"/>
          <w:noProof/>
          <w:sz w:val="22"/>
          <w:szCs w:val="22"/>
        </w:rPr>
      </w:pPr>
      <w:hyperlink w:anchor="_Toc121066651" w:history="1">
        <w:r w:rsidR="000C47D8" w:rsidRPr="00DF7380">
          <w:rPr>
            <w:rStyle w:val="Hyperlink"/>
            <w:noProof/>
          </w:rPr>
          <w:t>Hình 3. 2 Cách thức hoạt động của .NET MAUI</w:t>
        </w:r>
        <w:r w:rsidR="000C47D8">
          <w:rPr>
            <w:noProof/>
            <w:webHidden/>
          </w:rPr>
          <w:tab/>
        </w:r>
        <w:r w:rsidR="000C47D8">
          <w:rPr>
            <w:noProof/>
            <w:webHidden/>
          </w:rPr>
          <w:fldChar w:fldCharType="begin"/>
        </w:r>
        <w:r w:rsidR="000C47D8">
          <w:rPr>
            <w:noProof/>
            <w:webHidden/>
          </w:rPr>
          <w:instrText xml:space="preserve"> PAGEREF _Toc121066651 \h </w:instrText>
        </w:r>
        <w:r w:rsidR="000C47D8">
          <w:rPr>
            <w:noProof/>
            <w:webHidden/>
          </w:rPr>
        </w:r>
        <w:r w:rsidR="000C47D8">
          <w:rPr>
            <w:noProof/>
            <w:webHidden/>
          </w:rPr>
          <w:fldChar w:fldCharType="separate"/>
        </w:r>
        <w:r w:rsidR="000C47D8">
          <w:rPr>
            <w:noProof/>
            <w:webHidden/>
          </w:rPr>
          <w:t>17</w:t>
        </w:r>
        <w:r w:rsidR="000C47D8">
          <w:rPr>
            <w:noProof/>
            <w:webHidden/>
          </w:rPr>
          <w:fldChar w:fldCharType="end"/>
        </w:r>
      </w:hyperlink>
    </w:p>
    <w:p w14:paraId="5AC73522" w14:textId="696AEBEE" w:rsidR="000C47D8" w:rsidRDefault="002604C8" w:rsidP="000C47D8">
      <w:pPr>
        <w:pStyle w:val="TableofFigures"/>
        <w:tabs>
          <w:tab w:val="right" w:leader="dot" w:pos="9062"/>
        </w:tabs>
        <w:spacing w:line="276" w:lineRule="auto"/>
        <w:rPr>
          <w:rFonts w:asciiTheme="minorHAnsi" w:eastAsiaTheme="minorEastAsia" w:hAnsiTheme="minorHAnsi" w:cstheme="minorBidi"/>
          <w:noProof/>
          <w:sz w:val="22"/>
          <w:szCs w:val="22"/>
        </w:rPr>
      </w:pPr>
      <w:hyperlink w:anchor="_Toc121066652" w:history="1">
        <w:r w:rsidR="000C47D8" w:rsidRPr="00DF7380">
          <w:rPr>
            <w:rStyle w:val="Hyperlink"/>
            <w:noProof/>
          </w:rPr>
          <w:t>Hình 3. 3 Mô hình Model – View – ViewModel</w:t>
        </w:r>
        <w:r w:rsidR="000C47D8">
          <w:rPr>
            <w:noProof/>
            <w:webHidden/>
          </w:rPr>
          <w:tab/>
        </w:r>
        <w:r w:rsidR="000C47D8">
          <w:rPr>
            <w:noProof/>
            <w:webHidden/>
          </w:rPr>
          <w:fldChar w:fldCharType="begin"/>
        </w:r>
        <w:r w:rsidR="000C47D8">
          <w:rPr>
            <w:noProof/>
            <w:webHidden/>
          </w:rPr>
          <w:instrText xml:space="preserve"> PAGEREF _Toc121066652 \h </w:instrText>
        </w:r>
        <w:r w:rsidR="000C47D8">
          <w:rPr>
            <w:noProof/>
            <w:webHidden/>
          </w:rPr>
        </w:r>
        <w:r w:rsidR="000C47D8">
          <w:rPr>
            <w:noProof/>
            <w:webHidden/>
          </w:rPr>
          <w:fldChar w:fldCharType="separate"/>
        </w:r>
        <w:r w:rsidR="000C47D8">
          <w:rPr>
            <w:noProof/>
            <w:webHidden/>
          </w:rPr>
          <w:t>18</w:t>
        </w:r>
        <w:r w:rsidR="000C47D8">
          <w:rPr>
            <w:noProof/>
            <w:webHidden/>
          </w:rPr>
          <w:fldChar w:fldCharType="end"/>
        </w:r>
      </w:hyperlink>
    </w:p>
    <w:p w14:paraId="274E4241" w14:textId="4693216D" w:rsidR="000C47D8" w:rsidRDefault="002604C8" w:rsidP="000C47D8">
      <w:pPr>
        <w:pStyle w:val="TableofFigures"/>
        <w:tabs>
          <w:tab w:val="right" w:leader="dot" w:pos="9062"/>
        </w:tabs>
        <w:spacing w:line="276" w:lineRule="auto"/>
        <w:rPr>
          <w:rFonts w:asciiTheme="minorHAnsi" w:eastAsiaTheme="minorEastAsia" w:hAnsiTheme="minorHAnsi" w:cstheme="minorBidi"/>
          <w:noProof/>
          <w:sz w:val="22"/>
          <w:szCs w:val="22"/>
        </w:rPr>
      </w:pPr>
      <w:hyperlink w:anchor="_Toc121066653" w:history="1">
        <w:r w:rsidR="000C47D8" w:rsidRPr="00DF7380">
          <w:rPr>
            <w:rStyle w:val="Hyperlink"/>
            <w:noProof/>
          </w:rPr>
          <w:t>Hình 3. 4 Đăng ký trên desktop</w:t>
        </w:r>
        <w:r w:rsidR="000C47D8">
          <w:rPr>
            <w:noProof/>
            <w:webHidden/>
          </w:rPr>
          <w:tab/>
        </w:r>
        <w:r w:rsidR="000C47D8">
          <w:rPr>
            <w:noProof/>
            <w:webHidden/>
          </w:rPr>
          <w:fldChar w:fldCharType="begin"/>
        </w:r>
        <w:r w:rsidR="000C47D8">
          <w:rPr>
            <w:noProof/>
            <w:webHidden/>
          </w:rPr>
          <w:instrText xml:space="preserve"> PAGEREF _Toc121066653 \h </w:instrText>
        </w:r>
        <w:r w:rsidR="000C47D8">
          <w:rPr>
            <w:noProof/>
            <w:webHidden/>
          </w:rPr>
        </w:r>
        <w:r w:rsidR="000C47D8">
          <w:rPr>
            <w:noProof/>
            <w:webHidden/>
          </w:rPr>
          <w:fldChar w:fldCharType="separate"/>
        </w:r>
        <w:r w:rsidR="000C47D8">
          <w:rPr>
            <w:noProof/>
            <w:webHidden/>
          </w:rPr>
          <w:t>19</w:t>
        </w:r>
        <w:r w:rsidR="000C47D8">
          <w:rPr>
            <w:noProof/>
            <w:webHidden/>
          </w:rPr>
          <w:fldChar w:fldCharType="end"/>
        </w:r>
      </w:hyperlink>
    </w:p>
    <w:p w14:paraId="005081F2" w14:textId="362A9DF9" w:rsidR="000C47D8" w:rsidRDefault="002604C8" w:rsidP="000C47D8">
      <w:pPr>
        <w:pStyle w:val="TableofFigures"/>
        <w:tabs>
          <w:tab w:val="right" w:leader="dot" w:pos="9062"/>
        </w:tabs>
        <w:spacing w:line="276" w:lineRule="auto"/>
        <w:rPr>
          <w:rFonts w:asciiTheme="minorHAnsi" w:eastAsiaTheme="minorEastAsia" w:hAnsiTheme="minorHAnsi" w:cstheme="minorBidi"/>
          <w:noProof/>
          <w:sz w:val="22"/>
          <w:szCs w:val="22"/>
        </w:rPr>
      </w:pPr>
      <w:hyperlink w:anchor="_Toc121066654" w:history="1">
        <w:r w:rsidR="000C47D8" w:rsidRPr="00DF7380">
          <w:rPr>
            <w:rStyle w:val="Hyperlink"/>
            <w:noProof/>
          </w:rPr>
          <w:t>Hình 3. 5 Đăng nhập</w:t>
        </w:r>
        <w:r w:rsidR="000C47D8">
          <w:rPr>
            <w:noProof/>
            <w:webHidden/>
          </w:rPr>
          <w:tab/>
        </w:r>
        <w:r w:rsidR="000C47D8">
          <w:rPr>
            <w:noProof/>
            <w:webHidden/>
          </w:rPr>
          <w:fldChar w:fldCharType="begin"/>
        </w:r>
        <w:r w:rsidR="000C47D8">
          <w:rPr>
            <w:noProof/>
            <w:webHidden/>
          </w:rPr>
          <w:instrText xml:space="preserve"> PAGEREF _Toc121066654 \h </w:instrText>
        </w:r>
        <w:r w:rsidR="000C47D8">
          <w:rPr>
            <w:noProof/>
            <w:webHidden/>
          </w:rPr>
        </w:r>
        <w:r w:rsidR="000C47D8">
          <w:rPr>
            <w:noProof/>
            <w:webHidden/>
          </w:rPr>
          <w:fldChar w:fldCharType="separate"/>
        </w:r>
        <w:r w:rsidR="000C47D8">
          <w:rPr>
            <w:noProof/>
            <w:webHidden/>
          </w:rPr>
          <w:t>20</w:t>
        </w:r>
        <w:r w:rsidR="000C47D8">
          <w:rPr>
            <w:noProof/>
            <w:webHidden/>
          </w:rPr>
          <w:fldChar w:fldCharType="end"/>
        </w:r>
      </w:hyperlink>
    </w:p>
    <w:p w14:paraId="2B95DB96" w14:textId="06E2E32B" w:rsidR="000C47D8" w:rsidRDefault="002604C8" w:rsidP="000C47D8">
      <w:pPr>
        <w:pStyle w:val="TableofFigures"/>
        <w:tabs>
          <w:tab w:val="right" w:leader="dot" w:pos="9062"/>
        </w:tabs>
        <w:spacing w:line="276" w:lineRule="auto"/>
        <w:rPr>
          <w:rFonts w:asciiTheme="minorHAnsi" w:eastAsiaTheme="minorEastAsia" w:hAnsiTheme="minorHAnsi" w:cstheme="minorBidi"/>
          <w:noProof/>
          <w:sz w:val="22"/>
          <w:szCs w:val="22"/>
        </w:rPr>
      </w:pPr>
      <w:hyperlink w:anchor="_Toc121066655" w:history="1">
        <w:r w:rsidR="000C47D8" w:rsidRPr="00DF7380">
          <w:rPr>
            <w:rStyle w:val="Hyperlink"/>
            <w:noProof/>
          </w:rPr>
          <w:t>Hình 3. 6 Thông tin cá nhân</w:t>
        </w:r>
        <w:r w:rsidR="000C47D8">
          <w:rPr>
            <w:noProof/>
            <w:webHidden/>
          </w:rPr>
          <w:tab/>
        </w:r>
        <w:r w:rsidR="000C47D8">
          <w:rPr>
            <w:noProof/>
            <w:webHidden/>
          </w:rPr>
          <w:fldChar w:fldCharType="begin"/>
        </w:r>
        <w:r w:rsidR="000C47D8">
          <w:rPr>
            <w:noProof/>
            <w:webHidden/>
          </w:rPr>
          <w:instrText xml:space="preserve"> PAGEREF _Toc121066655 \h </w:instrText>
        </w:r>
        <w:r w:rsidR="000C47D8">
          <w:rPr>
            <w:noProof/>
            <w:webHidden/>
          </w:rPr>
        </w:r>
        <w:r w:rsidR="000C47D8">
          <w:rPr>
            <w:noProof/>
            <w:webHidden/>
          </w:rPr>
          <w:fldChar w:fldCharType="separate"/>
        </w:r>
        <w:r w:rsidR="000C47D8">
          <w:rPr>
            <w:noProof/>
            <w:webHidden/>
          </w:rPr>
          <w:t>20</w:t>
        </w:r>
        <w:r w:rsidR="000C47D8">
          <w:rPr>
            <w:noProof/>
            <w:webHidden/>
          </w:rPr>
          <w:fldChar w:fldCharType="end"/>
        </w:r>
      </w:hyperlink>
    </w:p>
    <w:p w14:paraId="2F15C596" w14:textId="26CF74B3" w:rsidR="000C47D8" w:rsidRDefault="002604C8" w:rsidP="000C47D8">
      <w:pPr>
        <w:pStyle w:val="TableofFigures"/>
        <w:tabs>
          <w:tab w:val="right" w:leader="dot" w:pos="9062"/>
        </w:tabs>
        <w:spacing w:line="276" w:lineRule="auto"/>
        <w:rPr>
          <w:rFonts w:asciiTheme="minorHAnsi" w:eastAsiaTheme="minorEastAsia" w:hAnsiTheme="minorHAnsi" w:cstheme="minorBidi"/>
          <w:noProof/>
          <w:sz w:val="22"/>
          <w:szCs w:val="22"/>
        </w:rPr>
      </w:pPr>
      <w:hyperlink w:anchor="_Toc121066656" w:history="1">
        <w:r w:rsidR="000C47D8" w:rsidRPr="00DF7380">
          <w:rPr>
            <w:rStyle w:val="Hyperlink"/>
            <w:noProof/>
          </w:rPr>
          <w:t>Hình 3. 7 Trang chủ trên desktop</w:t>
        </w:r>
        <w:r w:rsidR="000C47D8">
          <w:rPr>
            <w:noProof/>
            <w:webHidden/>
          </w:rPr>
          <w:tab/>
        </w:r>
        <w:r w:rsidR="000C47D8">
          <w:rPr>
            <w:noProof/>
            <w:webHidden/>
          </w:rPr>
          <w:fldChar w:fldCharType="begin"/>
        </w:r>
        <w:r w:rsidR="000C47D8">
          <w:rPr>
            <w:noProof/>
            <w:webHidden/>
          </w:rPr>
          <w:instrText xml:space="preserve"> PAGEREF _Toc121066656 \h </w:instrText>
        </w:r>
        <w:r w:rsidR="000C47D8">
          <w:rPr>
            <w:noProof/>
            <w:webHidden/>
          </w:rPr>
        </w:r>
        <w:r w:rsidR="000C47D8">
          <w:rPr>
            <w:noProof/>
            <w:webHidden/>
          </w:rPr>
          <w:fldChar w:fldCharType="separate"/>
        </w:r>
        <w:r w:rsidR="000C47D8">
          <w:rPr>
            <w:noProof/>
            <w:webHidden/>
          </w:rPr>
          <w:t>21</w:t>
        </w:r>
        <w:r w:rsidR="000C47D8">
          <w:rPr>
            <w:noProof/>
            <w:webHidden/>
          </w:rPr>
          <w:fldChar w:fldCharType="end"/>
        </w:r>
      </w:hyperlink>
    </w:p>
    <w:p w14:paraId="7149E747" w14:textId="36C6B2E5" w:rsidR="000C47D8" w:rsidRDefault="002604C8" w:rsidP="000C47D8">
      <w:pPr>
        <w:pStyle w:val="TableofFigures"/>
        <w:tabs>
          <w:tab w:val="right" w:leader="dot" w:pos="9062"/>
        </w:tabs>
        <w:spacing w:line="276" w:lineRule="auto"/>
        <w:rPr>
          <w:rFonts w:asciiTheme="minorHAnsi" w:eastAsiaTheme="minorEastAsia" w:hAnsiTheme="minorHAnsi" w:cstheme="minorBidi"/>
          <w:noProof/>
          <w:sz w:val="22"/>
          <w:szCs w:val="22"/>
        </w:rPr>
      </w:pPr>
      <w:hyperlink w:anchor="_Toc121066657" w:history="1">
        <w:r w:rsidR="000C47D8" w:rsidRPr="00DF7380">
          <w:rPr>
            <w:rStyle w:val="Hyperlink"/>
            <w:noProof/>
          </w:rPr>
          <w:t>Hình 3. 8 Ghi chú trên desktop</w:t>
        </w:r>
        <w:r w:rsidR="000C47D8">
          <w:rPr>
            <w:noProof/>
            <w:webHidden/>
          </w:rPr>
          <w:tab/>
        </w:r>
        <w:r w:rsidR="000C47D8">
          <w:rPr>
            <w:noProof/>
            <w:webHidden/>
          </w:rPr>
          <w:fldChar w:fldCharType="begin"/>
        </w:r>
        <w:r w:rsidR="000C47D8">
          <w:rPr>
            <w:noProof/>
            <w:webHidden/>
          </w:rPr>
          <w:instrText xml:space="preserve"> PAGEREF _Toc121066657 \h </w:instrText>
        </w:r>
        <w:r w:rsidR="000C47D8">
          <w:rPr>
            <w:noProof/>
            <w:webHidden/>
          </w:rPr>
        </w:r>
        <w:r w:rsidR="000C47D8">
          <w:rPr>
            <w:noProof/>
            <w:webHidden/>
          </w:rPr>
          <w:fldChar w:fldCharType="separate"/>
        </w:r>
        <w:r w:rsidR="000C47D8">
          <w:rPr>
            <w:noProof/>
            <w:webHidden/>
          </w:rPr>
          <w:t>21</w:t>
        </w:r>
        <w:r w:rsidR="000C47D8">
          <w:rPr>
            <w:noProof/>
            <w:webHidden/>
          </w:rPr>
          <w:fldChar w:fldCharType="end"/>
        </w:r>
      </w:hyperlink>
    </w:p>
    <w:p w14:paraId="3B3A7C30" w14:textId="363C01BC" w:rsidR="000C47D8" w:rsidRDefault="002604C8" w:rsidP="000C47D8">
      <w:pPr>
        <w:pStyle w:val="TableofFigures"/>
        <w:tabs>
          <w:tab w:val="right" w:leader="dot" w:pos="9062"/>
        </w:tabs>
        <w:spacing w:line="276" w:lineRule="auto"/>
        <w:rPr>
          <w:rFonts w:asciiTheme="minorHAnsi" w:eastAsiaTheme="minorEastAsia" w:hAnsiTheme="minorHAnsi" w:cstheme="minorBidi"/>
          <w:noProof/>
          <w:sz w:val="22"/>
          <w:szCs w:val="22"/>
        </w:rPr>
      </w:pPr>
      <w:hyperlink w:anchor="_Toc121066658" w:history="1">
        <w:r w:rsidR="000C47D8" w:rsidRPr="00DF7380">
          <w:rPr>
            <w:rStyle w:val="Hyperlink"/>
            <w:noProof/>
          </w:rPr>
          <w:t>Hình 3. 9 Chi tiết ghi chú trên desktop</w:t>
        </w:r>
        <w:r w:rsidR="000C47D8">
          <w:rPr>
            <w:noProof/>
            <w:webHidden/>
          </w:rPr>
          <w:tab/>
        </w:r>
        <w:r w:rsidR="000C47D8">
          <w:rPr>
            <w:noProof/>
            <w:webHidden/>
          </w:rPr>
          <w:fldChar w:fldCharType="begin"/>
        </w:r>
        <w:r w:rsidR="000C47D8">
          <w:rPr>
            <w:noProof/>
            <w:webHidden/>
          </w:rPr>
          <w:instrText xml:space="preserve"> PAGEREF _Toc121066658 \h </w:instrText>
        </w:r>
        <w:r w:rsidR="000C47D8">
          <w:rPr>
            <w:noProof/>
            <w:webHidden/>
          </w:rPr>
        </w:r>
        <w:r w:rsidR="000C47D8">
          <w:rPr>
            <w:noProof/>
            <w:webHidden/>
          </w:rPr>
          <w:fldChar w:fldCharType="separate"/>
        </w:r>
        <w:r w:rsidR="000C47D8">
          <w:rPr>
            <w:noProof/>
            <w:webHidden/>
          </w:rPr>
          <w:t>22</w:t>
        </w:r>
        <w:r w:rsidR="000C47D8">
          <w:rPr>
            <w:noProof/>
            <w:webHidden/>
          </w:rPr>
          <w:fldChar w:fldCharType="end"/>
        </w:r>
      </w:hyperlink>
    </w:p>
    <w:p w14:paraId="4DBB1EC5" w14:textId="516E76ED" w:rsidR="000C47D8" w:rsidRDefault="002604C8" w:rsidP="000C47D8">
      <w:pPr>
        <w:pStyle w:val="TableofFigures"/>
        <w:tabs>
          <w:tab w:val="right" w:leader="dot" w:pos="9062"/>
        </w:tabs>
        <w:spacing w:line="276" w:lineRule="auto"/>
        <w:rPr>
          <w:rFonts w:asciiTheme="minorHAnsi" w:eastAsiaTheme="minorEastAsia" w:hAnsiTheme="minorHAnsi" w:cstheme="minorBidi"/>
          <w:noProof/>
          <w:sz w:val="22"/>
          <w:szCs w:val="22"/>
        </w:rPr>
      </w:pPr>
      <w:hyperlink w:anchor="_Toc121066659" w:history="1">
        <w:r w:rsidR="000C47D8" w:rsidRPr="00DF7380">
          <w:rPr>
            <w:rStyle w:val="Hyperlink"/>
            <w:noProof/>
          </w:rPr>
          <w:t>Hình 3. 10 Tập ghi chú trên desktop</w:t>
        </w:r>
        <w:r w:rsidR="000C47D8">
          <w:rPr>
            <w:noProof/>
            <w:webHidden/>
          </w:rPr>
          <w:tab/>
        </w:r>
        <w:r w:rsidR="000C47D8">
          <w:rPr>
            <w:noProof/>
            <w:webHidden/>
          </w:rPr>
          <w:fldChar w:fldCharType="begin"/>
        </w:r>
        <w:r w:rsidR="000C47D8">
          <w:rPr>
            <w:noProof/>
            <w:webHidden/>
          </w:rPr>
          <w:instrText xml:space="preserve"> PAGEREF _Toc121066659 \h </w:instrText>
        </w:r>
        <w:r w:rsidR="000C47D8">
          <w:rPr>
            <w:noProof/>
            <w:webHidden/>
          </w:rPr>
        </w:r>
        <w:r w:rsidR="000C47D8">
          <w:rPr>
            <w:noProof/>
            <w:webHidden/>
          </w:rPr>
          <w:fldChar w:fldCharType="separate"/>
        </w:r>
        <w:r w:rsidR="000C47D8">
          <w:rPr>
            <w:noProof/>
            <w:webHidden/>
          </w:rPr>
          <w:t>22</w:t>
        </w:r>
        <w:r w:rsidR="000C47D8">
          <w:rPr>
            <w:noProof/>
            <w:webHidden/>
          </w:rPr>
          <w:fldChar w:fldCharType="end"/>
        </w:r>
      </w:hyperlink>
    </w:p>
    <w:p w14:paraId="1E984389" w14:textId="7A329D84" w:rsidR="000C47D8" w:rsidRDefault="002604C8" w:rsidP="000C47D8">
      <w:pPr>
        <w:pStyle w:val="TableofFigures"/>
        <w:tabs>
          <w:tab w:val="right" w:leader="dot" w:pos="9062"/>
        </w:tabs>
        <w:spacing w:line="276" w:lineRule="auto"/>
        <w:rPr>
          <w:rFonts w:asciiTheme="minorHAnsi" w:eastAsiaTheme="minorEastAsia" w:hAnsiTheme="minorHAnsi" w:cstheme="minorBidi"/>
          <w:noProof/>
          <w:sz w:val="22"/>
          <w:szCs w:val="22"/>
        </w:rPr>
      </w:pPr>
      <w:hyperlink w:anchor="_Toc121066660" w:history="1">
        <w:r w:rsidR="000C47D8" w:rsidRPr="00DF7380">
          <w:rPr>
            <w:rStyle w:val="Hyperlink"/>
            <w:noProof/>
          </w:rPr>
          <w:t>Hình 3. 11 Ghi chú yêu thích trên desktop</w:t>
        </w:r>
        <w:r w:rsidR="000C47D8">
          <w:rPr>
            <w:noProof/>
            <w:webHidden/>
          </w:rPr>
          <w:tab/>
        </w:r>
        <w:r w:rsidR="000C47D8">
          <w:rPr>
            <w:noProof/>
            <w:webHidden/>
          </w:rPr>
          <w:fldChar w:fldCharType="begin"/>
        </w:r>
        <w:r w:rsidR="000C47D8">
          <w:rPr>
            <w:noProof/>
            <w:webHidden/>
          </w:rPr>
          <w:instrText xml:space="preserve"> PAGEREF _Toc121066660 \h </w:instrText>
        </w:r>
        <w:r w:rsidR="000C47D8">
          <w:rPr>
            <w:noProof/>
            <w:webHidden/>
          </w:rPr>
        </w:r>
        <w:r w:rsidR="000C47D8">
          <w:rPr>
            <w:noProof/>
            <w:webHidden/>
          </w:rPr>
          <w:fldChar w:fldCharType="separate"/>
        </w:r>
        <w:r w:rsidR="000C47D8">
          <w:rPr>
            <w:noProof/>
            <w:webHidden/>
          </w:rPr>
          <w:t>23</w:t>
        </w:r>
        <w:r w:rsidR="000C47D8">
          <w:rPr>
            <w:noProof/>
            <w:webHidden/>
          </w:rPr>
          <w:fldChar w:fldCharType="end"/>
        </w:r>
      </w:hyperlink>
    </w:p>
    <w:p w14:paraId="52639BAF" w14:textId="0D8CABCF" w:rsidR="000C47D8" w:rsidRDefault="002604C8" w:rsidP="000C47D8">
      <w:pPr>
        <w:pStyle w:val="TableofFigures"/>
        <w:tabs>
          <w:tab w:val="right" w:leader="dot" w:pos="9062"/>
        </w:tabs>
        <w:spacing w:line="276" w:lineRule="auto"/>
        <w:rPr>
          <w:rFonts w:asciiTheme="minorHAnsi" w:eastAsiaTheme="minorEastAsia" w:hAnsiTheme="minorHAnsi" w:cstheme="minorBidi"/>
          <w:noProof/>
          <w:sz w:val="22"/>
          <w:szCs w:val="22"/>
        </w:rPr>
      </w:pPr>
      <w:hyperlink w:anchor="_Toc121066661" w:history="1">
        <w:r w:rsidR="000C47D8" w:rsidRPr="00DF7380">
          <w:rPr>
            <w:rStyle w:val="Hyperlink"/>
            <w:noProof/>
          </w:rPr>
          <w:t>Hình 3. 12 Lập lịch trên desktop</w:t>
        </w:r>
        <w:r w:rsidR="000C47D8">
          <w:rPr>
            <w:noProof/>
            <w:webHidden/>
          </w:rPr>
          <w:tab/>
        </w:r>
        <w:r w:rsidR="000C47D8">
          <w:rPr>
            <w:noProof/>
            <w:webHidden/>
          </w:rPr>
          <w:fldChar w:fldCharType="begin"/>
        </w:r>
        <w:r w:rsidR="000C47D8">
          <w:rPr>
            <w:noProof/>
            <w:webHidden/>
          </w:rPr>
          <w:instrText xml:space="preserve"> PAGEREF _Toc121066661 \h </w:instrText>
        </w:r>
        <w:r w:rsidR="000C47D8">
          <w:rPr>
            <w:noProof/>
            <w:webHidden/>
          </w:rPr>
        </w:r>
        <w:r w:rsidR="000C47D8">
          <w:rPr>
            <w:noProof/>
            <w:webHidden/>
          </w:rPr>
          <w:fldChar w:fldCharType="separate"/>
        </w:r>
        <w:r w:rsidR="000C47D8">
          <w:rPr>
            <w:noProof/>
            <w:webHidden/>
          </w:rPr>
          <w:t>23</w:t>
        </w:r>
        <w:r w:rsidR="000C47D8">
          <w:rPr>
            <w:noProof/>
            <w:webHidden/>
          </w:rPr>
          <w:fldChar w:fldCharType="end"/>
        </w:r>
      </w:hyperlink>
    </w:p>
    <w:p w14:paraId="52587C43" w14:textId="3696EE3A" w:rsidR="000C47D8" w:rsidRDefault="002604C8" w:rsidP="000C47D8">
      <w:pPr>
        <w:pStyle w:val="TableofFigures"/>
        <w:tabs>
          <w:tab w:val="right" w:leader="dot" w:pos="9062"/>
        </w:tabs>
        <w:spacing w:line="276" w:lineRule="auto"/>
        <w:rPr>
          <w:rFonts w:asciiTheme="minorHAnsi" w:eastAsiaTheme="minorEastAsia" w:hAnsiTheme="minorHAnsi" w:cstheme="minorBidi"/>
          <w:noProof/>
          <w:sz w:val="22"/>
          <w:szCs w:val="22"/>
        </w:rPr>
      </w:pPr>
      <w:hyperlink w:anchor="_Toc121066662" w:history="1">
        <w:r w:rsidR="000C47D8" w:rsidRPr="00DF7380">
          <w:rPr>
            <w:rStyle w:val="Hyperlink"/>
            <w:noProof/>
          </w:rPr>
          <w:t>Hình 3. 13 Intro trên Android và IOS</w:t>
        </w:r>
        <w:r w:rsidR="000C47D8">
          <w:rPr>
            <w:noProof/>
            <w:webHidden/>
          </w:rPr>
          <w:tab/>
        </w:r>
        <w:r w:rsidR="000C47D8">
          <w:rPr>
            <w:noProof/>
            <w:webHidden/>
          </w:rPr>
          <w:fldChar w:fldCharType="begin"/>
        </w:r>
        <w:r w:rsidR="000C47D8">
          <w:rPr>
            <w:noProof/>
            <w:webHidden/>
          </w:rPr>
          <w:instrText xml:space="preserve"> PAGEREF _Toc121066662 \h </w:instrText>
        </w:r>
        <w:r w:rsidR="000C47D8">
          <w:rPr>
            <w:noProof/>
            <w:webHidden/>
          </w:rPr>
        </w:r>
        <w:r w:rsidR="000C47D8">
          <w:rPr>
            <w:noProof/>
            <w:webHidden/>
          </w:rPr>
          <w:fldChar w:fldCharType="separate"/>
        </w:r>
        <w:r w:rsidR="000C47D8">
          <w:rPr>
            <w:noProof/>
            <w:webHidden/>
          </w:rPr>
          <w:t>24</w:t>
        </w:r>
        <w:r w:rsidR="000C47D8">
          <w:rPr>
            <w:noProof/>
            <w:webHidden/>
          </w:rPr>
          <w:fldChar w:fldCharType="end"/>
        </w:r>
      </w:hyperlink>
    </w:p>
    <w:p w14:paraId="27A40190" w14:textId="73A86DBB" w:rsidR="000C47D8" w:rsidRDefault="002604C8" w:rsidP="000C47D8">
      <w:pPr>
        <w:pStyle w:val="TableofFigures"/>
        <w:tabs>
          <w:tab w:val="right" w:leader="dot" w:pos="9062"/>
        </w:tabs>
        <w:spacing w:line="276" w:lineRule="auto"/>
        <w:rPr>
          <w:rFonts w:asciiTheme="minorHAnsi" w:eastAsiaTheme="minorEastAsia" w:hAnsiTheme="minorHAnsi" w:cstheme="minorBidi"/>
          <w:noProof/>
          <w:sz w:val="22"/>
          <w:szCs w:val="22"/>
        </w:rPr>
      </w:pPr>
      <w:hyperlink w:anchor="_Toc121066663" w:history="1">
        <w:r w:rsidR="000C47D8" w:rsidRPr="00DF7380">
          <w:rPr>
            <w:rStyle w:val="Hyperlink"/>
            <w:noProof/>
          </w:rPr>
          <w:t>Hình 3. 14 Đăng ký trên Android và IOS</w:t>
        </w:r>
        <w:r w:rsidR="000C47D8">
          <w:rPr>
            <w:noProof/>
            <w:webHidden/>
          </w:rPr>
          <w:tab/>
        </w:r>
        <w:r w:rsidR="000C47D8">
          <w:rPr>
            <w:noProof/>
            <w:webHidden/>
          </w:rPr>
          <w:fldChar w:fldCharType="begin"/>
        </w:r>
        <w:r w:rsidR="000C47D8">
          <w:rPr>
            <w:noProof/>
            <w:webHidden/>
          </w:rPr>
          <w:instrText xml:space="preserve"> PAGEREF _Toc121066663 \h </w:instrText>
        </w:r>
        <w:r w:rsidR="000C47D8">
          <w:rPr>
            <w:noProof/>
            <w:webHidden/>
          </w:rPr>
        </w:r>
        <w:r w:rsidR="000C47D8">
          <w:rPr>
            <w:noProof/>
            <w:webHidden/>
          </w:rPr>
          <w:fldChar w:fldCharType="separate"/>
        </w:r>
        <w:r w:rsidR="000C47D8">
          <w:rPr>
            <w:noProof/>
            <w:webHidden/>
          </w:rPr>
          <w:t>25</w:t>
        </w:r>
        <w:r w:rsidR="000C47D8">
          <w:rPr>
            <w:noProof/>
            <w:webHidden/>
          </w:rPr>
          <w:fldChar w:fldCharType="end"/>
        </w:r>
      </w:hyperlink>
    </w:p>
    <w:p w14:paraId="59DCC861" w14:textId="761367EE" w:rsidR="000C47D8" w:rsidRDefault="002604C8" w:rsidP="000C47D8">
      <w:pPr>
        <w:pStyle w:val="TableofFigures"/>
        <w:tabs>
          <w:tab w:val="right" w:leader="dot" w:pos="9062"/>
        </w:tabs>
        <w:spacing w:line="276" w:lineRule="auto"/>
        <w:rPr>
          <w:rFonts w:asciiTheme="minorHAnsi" w:eastAsiaTheme="minorEastAsia" w:hAnsiTheme="minorHAnsi" w:cstheme="minorBidi"/>
          <w:noProof/>
          <w:sz w:val="22"/>
          <w:szCs w:val="22"/>
        </w:rPr>
      </w:pPr>
      <w:hyperlink w:anchor="_Toc121066664" w:history="1">
        <w:r w:rsidR="000C47D8" w:rsidRPr="00DF7380">
          <w:rPr>
            <w:rStyle w:val="Hyperlink"/>
            <w:noProof/>
          </w:rPr>
          <w:t>Hình 3. 15 Đăng nhập trên Android và IOS</w:t>
        </w:r>
        <w:r w:rsidR="000C47D8">
          <w:rPr>
            <w:noProof/>
            <w:webHidden/>
          </w:rPr>
          <w:tab/>
        </w:r>
        <w:r w:rsidR="000C47D8">
          <w:rPr>
            <w:noProof/>
            <w:webHidden/>
          </w:rPr>
          <w:fldChar w:fldCharType="begin"/>
        </w:r>
        <w:r w:rsidR="000C47D8">
          <w:rPr>
            <w:noProof/>
            <w:webHidden/>
          </w:rPr>
          <w:instrText xml:space="preserve"> PAGEREF _Toc121066664 \h </w:instrText>
        </w:r>
        <w:r w:rsidR="000C47D8">
          <w:rPr>
            <w:noProof/>
            <w:webHidden/>
          </w:rPr>
        </w:r>
        <w:r w:rsidR="000C47D8">
          <w:rPr>
            <w:noProof/>
            <w:webHidden/>
          </w:rPr>
          <w:fldChar w:fldCharType="separate"/>
        </w:r>
        <w:r w:rsidR="000C47D8">
          <w:rPr>
            <w:noProof/>
            <w:webHidden/>
          </w:rPr>
          <w:t>26</w:t>
        </w:r>
        <w:r w:rsidR="000C47D8">
          <w:rPr>
            <w:noProof/>
            <w:webHidden/>
          </w:rPr>
          <w:fldChar w:fldCharType="end"/>
        </w:r>
      </w:hyperlink>
    </w:p>
    <w:p w14:paraId="06000DA1" w14:textId="2A9F45C7" w:rsidR="000C47D8" w:rsidRDefault="002604C8" w:rsidP="000C47D8">
      <w:pPr>
        <w:pStyle w:val="TableofFigures"/>
        <w:tabs>
          <w:tab w:val="right" w:leader="dot" w:pos="9062"/>
        </w:tabs>
        <w:spacing w:line="276" w:lineRule="auto"/>
        <w:rPr>
          <w:rFonts w:asciiTheme="minorHAnsi" w:eastAsiaTheme="minorEastAsia" w:hAnsiTheme="minorHAnsi" w:cstheme="minorBidi"/>
          <w:noProof/>
          <w:sz w:val="22"/>
          <w:szCs w:val="22"/>
        </w:rPr>
      </w:pPr>
      <w:hyperlink w:anchor="_Toc121066665" w:history="1">
        <w:r w:rsidR="000C47D8" w:rsidRPr="00DF7380">
          <w:rPr>
            <w:rStyle w:val="Hyperlink"/>
            <w:noProof/>
          </w:rPr>
          <w:t>Hình 3. 16 Thông tin cá nhân trên Android và IOS</w:t>
        </w:r>
        <w:r w:rsidR="000C47D8">
          <w:rPr>
            <w:noProof/>
            <w:webHidden/>
          </w:rPr>
          <w:tab/>
        </w:r>
        <w:r w:rsidR="000C47D8">
          <w:rPr>
            <w:noProof/>
            <w:webHidden/>
          </w:rPr>
          <w:fldChar w:fldCharType="begin"/>
        </w:r>
        <w:r w:rsidR="000C47D8">
          <w:rPr>
            <w:noProof/>
            <w:webHidden/>
          </w:rPr>
          <w:instrText xml:space="preserve"> PAGEREF _Toc121066665 \h </w:instrText>
        </w:r>
        <w:r w:rsidR="000C47D8">
          <w:rPr>
            <w:noProof/>
            <w:webHidden/>
          </w:rPr>
        </w:r>
        <w:r w:rsidR="000C47D8">
          <w:rPr>
            <w:noProof/>
            <w:webHidden/>
          </w:rPr>
          <w:fldChar w:fldCharType="separate"/>
        </w:r>
        <w:r w:rsidR="000C47D8">
          <w:rPr>
            <w:noProof/>
            <w:webHidden/>
          </w:rPr>
          <w:t>27</w:t>
        </w:r>
        <w:r w:rsidR="000C47D8">
          <w:rPr>
            <w:noProof/>
            <w:webHidden/>
          </w:rPr>
          <w:fldChar w:fldCharType="end"/>
        </w:r>
      </w:hyperlink>
    </w:p>
    <w:p w14:paraId="4B178B8A" w14:textId="45615501" w:rsidR="000C47D8" w:rsidRDefault="002604C8" w:rsidP="000C47D8">
      <w:pPr>
        <w:pStyle w:val="TableofFigures"/>
        <w:tabs>
          <w:tab w:val="right" w:leader="dot" w:pos="9062"/>
        </w:tabs>
        <w:spacing w:line="276" w:lineRule="auto"/>
        <w:rPr>
          <w:rFonts w:asciiTheme="minorHAnsi" w:eastAsiaTheme="minorEastAsia" w:hAnsiTheme="minorHAnsi" w:cstheme="minorBidi"/>
          <w:noProof/>
          <w:sz w:val="22"/>
          <w:szCs w:val="22"/>
        </w:rPr>
      </w:pPr>
      <w:hyperlink w:anchor="_Toc121066666" w:history="1">
        <w:r w:rsidR="000C47D8" w:rsidRPr="00DF7380">
          <w:rPr>
            <w:rStyle w:val="Hyperlink"/>
            <w:noProof/>
          </w:rPr>
          <w:t>Hình 3. 17 Trang chủ trên Android và IOS</w:t>
        </w:r>
        <w:r w:rsidR="000C47D8">
          <w:rPr>
            <w:noProof/>
            <w:webHidden/>
          </w:rPr>
          <w:tab/>
        </w:r>
        <w:r w:rsidR="000C47D8">
          <w:rPr>
            <w:noProof/>
            <w:webHidden/>
          </w:rPr>
          <w:fldChar w:fldCharType="begin"/>
        </w:r>
        <w:r w:rsidR="000C47D8">
          <w:rPr>
            <w:noProof/>
            <w:webHidden/>
          </w:rPr>
          <w:instrText xml:space="preserve"> PAGEREF _Toc121066666 \h </w:instrText>
        </w:r>
        <w:r w:rsidR="000C47D8">
          <w:rPr>
            <w:noProof/>
            <w:webHidden/>
          </w:rPr>
        </w:r>
        <w:r w:rsidR="000C47D8">
          <w:rPr>
            <w:noProof/>
            <w:webHidden/>
          </w:rPr>
          <w:fldChar w:fldCharType="separate"/>
        </w:r>
        <w:r w:rsidR="000C47D8">
          <w:rPr>
            <w:noProof/>
            <w:webHidden/>
          </w:rPr>
          <w:t>28</w:t>
        </w:r>
        <w:r w:rsidR="000C47D8">
          <w:rPr>
            <w:noProof/>
            <w:webHidden/>
          </w:rPr>
          <w:fldChar w:fldCharType="end"/>
        </w:r>
      </w:hyperlink>
    </w:p>
    <w:p w14:paraId="615113DC" w14:textId="7A02EE81" w:rsidR="000C47D8" w:rsidRDefault="002604C8" w:rsidP="000C47D8">
      <w:pPr>
        <w:pStyle w:val="TableofFigures"/>
        <w:tabs>
          <w:tab w:val="right" w:leader="dot" w:pos="9062"/>
        </w:tabs>
        <w:spacing w:line="276" w:lineRule="auto"/>
        <w:rPr>
          <w:rFonts w:asciiTheme="minorHAnsi" w:eastAsiaTheme="minorEastAsia" w:hAnsiTheme="minorHAnsi" w:cstheme="minorBidi"/>
          <w:noProof/>
          <w:sz w:val="22"/>
          <w:szCs w:val="22"/>
        </w:rPr>
      </w:pPr>
      <w:hyperlink w:anchor="_Toc121066667" w:history="1">
        <w:r w:rsidR="000C47D8" w:rsidRPr="00DF7380">
          <w:rPr>
            <w:rStyle w:val="Hyperlink"/>
            <w:noProof/>
          </w:rPr>
          <w:t>Hình 3. 18 Ghi chú trên Android và IOS</w:t>
        </w:r>
        <w:r w:rsidR="000C47D8">
          <w:rPr>
            <w:noProof/>
            <w:webHidden/>
          </w:rPr>
          <w:tab/>
        </w:r>
        <w:r w:rsidR="000C47D8">
          <w:rPr>
            <w:noProof/>
            <w:webHidden/>
          </w:rPr>
          <w:fldChar w:fldCharType="begin"/>
        </w:r>
        <w:r w:rsidR="000C47D8">
          <w:rPr>
            <w:noProof/>
            <w:webHidden/>
          </w:rPr>
          <w:instrText xml:space="preserve"> PAGEREF _Toc121066667 \h </w:instrText>
        </w:r>
        <w:r w:rsidR="000C47D8">
          <w:rPr>
            <w:noProof/>
            <w:webHidden/>
          </w:rPr>
        </w:r>
        <w:r w:rsidR="000C47D8">
          <w:rPr>
            <w:noProof/>
            <w:webHidden/>
          </w:rPr>
          <w:fldChar w:fldCharType="separate"/>
        </w:r>
        <w:r w:rsidR="000C47D8">
          <w:rPr>
            <w:noProof/>
            <w:webHidden/>
          </w:rPr>
          <w:t>29</w:t>
        </w:r>
        <w:r w:rsidR="000C47D8">
          <w:rPr>
            <w:noProof/>
            <w:webHidden/>
          </w:rPr>
          <w:fldChar w:fldCharType="end"/>
        </w:r>
      </w:hyperlink>
    </w:p>
    <w:p w14:paraId="7E73B9E2" w14:textId="1CF28F8D" w:rsidR="000C47D8" w:rsidRDefault="002604C8" w:rsidP="000C47D8">
      <w:pPr>
        <w:pStyle w:val="TableofFigures"/>
        <w:tabs>
          <w:tab w:val="right" w:leader="dot" w:pos="9062"/>
        </w:tabs>
        <w:spacing w:line="276" w:lineRule="auto"/>
        <w:rPr>
          <w:rFonts w:asciiTheme="minorHAnsi" w:eastAsiaTheme="minorEastAsia" w:hAnsiTheme="minorHAnsi" w:cstheme="minorBidi"/>
          <w:noProof/>
          <w:sz w:val="22"/>
          <w:szCs w:val="22"/>
        </w:rPr>
      </w:pPr>
      <w:hyperlink w:anchor="_Toc121066668" w:history="1">
        <w:r w:rsidR="000C47D8" w:rsidRPr="00DF7380">
          <w:rPr>
            <w:rStyle w:val="Hyperlink"/>
            <w:noProof/>
          </w:rPr>
          <w:t>Hình 3. 19 Chi tiết ghi chú trên Android và IOS</w:t>
        </w:r>
        <w:r w:rsidR="000C47D8">
          <w:rPr>
            <w:noProof/>
            <w:webHidden/>
          </w:rPr>
          <w:tab/>
        </w:r>
        <w:r w:rsidR="000C47D8">
          <w:rPr>
            <w:noProof/>
            <w:webHidden/>
          </w:rPr>
          <w:fldChar w:fldCharType="begin"/>
        </w:r>
        <w:r w:rsidR="000C47D8">
          <w:rPr>
            <w:noProof/>
            <w:webHidden/>
          </w:rPr>
          <w:instrText xml:space="preserve"> PAGEREF _Toc121066668 \h </w:instrText>
        </w:r>
        <w:r w:rsidR="000C47D8">
          <w:rPr>
            <w:noProof/>
            <w:webHidden/>
          </w:rPr>
        </w:r>
        <w:r w:rsidR="000C47D8">
          <w:rPr>
            <w:noProof/>
            <w:webHidden/>
          </w:rPr>
          <w:fldChar w:fldCharType="separate"/>
        </w:r>
        <w:r w:rsidR="000C47D8">
          <w:rPr>
            <w:noProof/>
            <w:webHidden/>
          </w:rPr>
          <w:t>30</w:t>
        </w:r>
        <w:r w:rsidR="000C47D8">
          <w:rPr>
            <w:noProof/>
            <w:webHidden/>
          </w:rPr>
          <w:fldChar w:fldCharType="end"/>
        </w:r>
      </w:hyperlink>
    </w:p>
    <w:p w14:paraId="38AF0093" w14:textId="209FB41F" w:rsidR="000C47D8" w:rsidRDefault="002604C8" w:rsidP="000C47D8">
      <w:pPr>
        <w:pStyle w:val="TableofFigures"/>
        <w:tabs>
          <w:tab w:val="right" w:leader="dot" w:pos="9062"/>
        </w:tabs>
        <w:spacing w:line="276" w:lineRule="auto"/>
        <w:rPr>
          <w:rFonts w:asciiTheme="minorHAnsi" w:eastAsiaTheme="minorEastAsia" w:hAnsiTheme="minorHAnsi" w:cstheme="minorBidi"/>
          <w:noProof/>
          <w:sz w:val="22"/>
          <w:szCs w:val="22"/>
        </w:rPr>
      </w:pPr>
      <w:hyperlink w:anchor="_Toc121066669" w:history="1">
        <w:r w:rsidR="000C47D8" w:rsidRPr="00DF7380">
          <w:rPr>
            <w:rStyle w:val="Hyperlink"/>
            <w:noProof/>
          </w:rPr>
          <w:t>Hình 3. 20 Tập ghi chú trên Android và IOS</w:t>
        </w:r>
        <w:r w:rsidR="000C47D8">
          <w:rPr>
            <w:noProof/>
            <w:webHidden/>
          </w:rPr>
          <w:tab/>
        </w:r>
        <w:r w:rsidR="000C47D8">
          <w:rPr>
            <w:noProof/>
            <w:webHidden/>
          </w:rPr>
          <w:fldChar w:fldCharType="begin"/>
        </w:r>
        <w:r w:rsidR="000C47D8">
          <w:rPr>
            <w:noProof/>
            <w:webHidden/>
          </w:rPr>
          <w:instrText xml:space="preserve"> PAGEREF _Toc121066669 \h </w:instrText>
        </w:r>
        <w:r w:rsidR="000C47D8">
          <w:rPr>
            <w:noProof/>
            <w:webHidden/>
          </w:rPr>
        </w:r>
        <w:r w:rsidR="000C47D8">
          <w:rPr>
            <w:noProof/>
            <w:webHidden/>
          </w:rPr>
          <w:fldChar w:fldCharType="separate"/>
        </w:r>
        <w:r w:rsidR="000C47D8">
          <w:rPr>
            <w:noProof/>
            <w:webHidden/>
          </w:rPr>
          <w:t>31</w:t>
        </w:r>
        <w:r w:rsidR="000C47D8">
          <w:rPr>
            <w:noProof/>
            <w:webHidden/>
          </w:rPr>
          <w:fldChar w:fldCharType="end"/>
        </w:r>
      </w:hyperlink>
    </w:p>
    <w:p w14:paraId="2CB5C96A" w14:textId="3D203C63" w:rsidR="000C47D8" w:rsidRDefault="002604C8" w:rsidP="000C47D8">
      <w:pPr>
        <w:pStyle w:val="TableofFigures"/>
        <w:tabs>
          <w:tab w:val="right" w:leader="dot" w:pos="9062"/>
        </w:tabs>
        <w:spacing w:line="276" w:lineRule="auto"/>
        <w:rPr>
          <w:rFonts w:asciiTheme="minorHAnsi" w:eastAsiaTheme="minorEastAsia" w:hAnsiTheme="minorHAnsi" w:cstheme="minorBidi"/>
          <w:noProof/>
          <w:sz w:val="22"/>
          <w:szCs w:val="22"/>
        </w:rPr>
      </w:pPr>
      <w:hyperlink w:anchor="_Toc121066670" w:history="1">
        <w:r w:rsidR="000C47D8" w:rsidRPr="00DF7380">
          <w:rPr>
            <w:rStyle w:val="Hyperlink"/>
            <w:noProof/>
          </w:rPr>
          <w:t>Hình 3. 21 Ghi chú yêu thích trên Android và IOS</w:t>
        </w:r>
        <w:r w:rsidR="000C47D8">
          <w:rPr>
            <w:noProof/>
            <w:webHidden/>
          </w:rPr>
          <w:tab/>
        </w:r>
        <w:r w:rsidR="000C47D8">
          <w:rPr>
            <w:noProof/>
            <w:webHidden/>
          </w:rPr>
          <w:fldChar w:fldCharType="begin"/>
        </w:r>
        <w:r w:rsidR="000C47D8">
          <w:rPr>
            <w:noProof/>
            <w:webHidden/>
          </w:rPr>
          <w:instrText xml:space="preserve"> PAGEREF _Toc121066670 \h </w:instrText>
        </w:r>
        <w:r w:rsidR="000C47D8">
          <w:rPr>
            <w:noProof/>
            <w:webHidden/>
          </w:rPr>
        </w:r>
        <w:r w:rsidR="000C47D8">
          <w:rPr>
            <w:noProof/>
            <w:webHidden/>
          </w:rPr>
          <w:fldChar w:fldCharType="separate"/>
        </w:r>
        <w:r w:rsidR="000C47D8">
          <w:rPr>
            <w:noProof/>
            <w:webHidden/>
          </w:rPr>
          <w:t>32</w:t>
        </w:r>
        <w:r w:rsidR="000C47D8">
          <w:rPr>
            <w:noProof/>
            <w:webHidden/>
          </w:rPr>
          <w:fldChar w:fldCharType="end"/>
        </w:r>
      </w:hyperlink>
    </w:p>
    <w:p w14:paraId="54FCC252" w14:textId="6AAC5056" w:rsidR="000C47D8" w:rsidRDefault="002604C8" w:rsidP="000C47D8">
      <w:pPr>
        <w:pStyle w:val="TableofFigures"/>
        <w:tabs>
          <w:tab w:val="right" w:leader="dot" w:pos="9062"/>
        </w:tabs>
        <w:spacing w:line="276" w:lineRule="auto"/>
        <w:rPr>
          <w:rFonts w:asciiTheme="minorHAnsi" w:eastAsiaTheme="minorEastAsia" w:hAnsiTheme="minorHAnsi" w:cstheme="minorBidi"/>
          <w:noProof/>
          <w:sz w:val="22"/>
          <w:szCs w:val="22"/>
        </w:rPr>
      </w:pPr>
      <w:hyperlink w:anchor="_Toc121066671" w:history="1">
        <w:r w:rsidR="000C47D8" w:rsidRPr="00DF7380">
          <w:rPr>
            <w:rStyle w:val="Hyperlink"/>
            <w:noProof/>
          </w:rPr>
          <w:t>Hình 3. 22 Lập lịch trên Android và IOS</w:t>
        </w:r>
        <w:r w:rsidR="000C47D8">
          <w:rPr>
            <w:noProof/>
            <w:webHidden/>
          </w:rPr>
          <w:tab/>
        </w:r>
        <w:r w:rsidR="000C47D8">
          <w:rPr>
            <w:noProof/>
            <w:webHidden/>
          </w:rPr>
          <w:fldChar w:fldCharType="begin"/>
        </w:r>
        <w:r w:rsidR="000C47D8">
          <w:rPr>
            <w:noProof/>
            <w:webHidden/>
          </w:rPr>
          <w:instrText xml:space="preserve"> PAGEREF _Toc121066671 \h </w:instrText>
        </w:r>
        <w:r w:rsidR="000C47D8">
          <w:rPr>
            <w:noProof/>
            <w:webHidden/>
          </w:rPr>
        </w:r>
        <w:r w:rsidR="000C47D8">
          <w:rPr>
            <w:noProof/>
            <w:webHidden/>
          </w:rPr>
          <w:fldChar w:fldCharType="separate"/>
        </w:r>
        <w:r w:rsidR="000C47D8">
          <w:rPr>
            <w:noProof/>
            <w:webHidden/>
          </w:rPr>
          <w:t>33</w:t>
        </w:r>
        <w:r w:rsidR="000C47D8">
          <w:rPr>
            <w:noProof/>
            <w:webHidden/>
          </w:rPr>
          <w:fldChar w:fldCharType="end"/>
        </w:r>
      </w:hyperlink>
    </w:p>
    <w:p w14:paraId="7FB7A352" w14:textId="7359E8B7" w:rsidR="000C47D8" w:rsidRDefault="002604C8" w:rsidP="000C47D8">
      <w:pPr>
        <w:pStyle w:val="TableofFigures"/>
        <w:tabs>
          <w:tab w:val="right" w:leader="dot" w:pos="9062"/>
        </w:tabs>
        <w:spacing w:line="276" w:lineRule="auto"/>
        <w:rPr>
          <w:rFonts w:asciiTheme="minorHAnsi" w:eastAsiaTheme="minorEastAsia" w:hAnsiTheme="minorHAnsi" w:cstheme="minorBidi"/>
          <w:noProof/>
          <w:sz w:val="22"/>
          <w:szCs w:val="22"/>
        </w:rPr>
      </w:pPr>
      <w:hyperlink w:anchor="_Toc121066672" w:history="1">
        <w:r w:rsidR="000C47D8" w:rsidRPr="00DF7380">
          <w:rPr>
            <w:rStyle w:val="Hyperlink"/>
            <w:noProof/>
          </w:rPr>
          <w:t>Hình 3. 23 WebAPI</w:t>
        </w:r>
        <w:r w:rsidR="000C47D8">
          <w:rPr>
            <w:noProof/>
            <w:webHidden/>
          </w:rPr>
          <w:tab/>
        </w:r>
        <w:r w:rsidR="000C47D8">
          <w:rPr>
            <w:noProof/>
            <w:webHidden/>
          </w:rPr>
          <w:fldChar w:fldCharType="begin"/>
        </w:r>
        <w:r w:rsidR="000C47D8">
          <w:rPr>
            <w:noProof/>
            <w:webHidden/>
          </w:rPr>
          <w:instrText xml:space="preserve"> PAGEREF _Toc121066672 \h </w:instrText>
        </w:r>
        <w:r w:rsidR="000C47D8">
          <w:rPr>
            <w:noProof/>
            <w:webHidden/>
          </w:rPr>
        </w:r>
        <w:r w:rsidR="000C47D8">
          <w:rPr>
            <w:noProof/>
            <w:webHidden/>
          </w:rPr>
          <w:fldChar w:fldCharType="separate"/>
        </w:r>
        <w:r w:rsidR="000C47D8">
          <w:rPr>
            <w:noProof/>
            <w:webHidden/>
          </w:rPr>
          <w:t>34</w:t>
        </w:r>
        <w:r w:rsidR="000C47D8">
          <w:rPr>
            <w:noProof/>
            <w:webHidden/>
          </w:rPr>
          <w:fldChar w:fldCharType="end"/>
        </w:r>
      </w:hyperlink>
    </w:p>
    <w:p w14:paraId="48392605" w14:textId="777788BB" w:rsidR="003A40C2" w:rsidRPr="003A40C2" w:rsidDel="00E31F4A" w:rsidRDefault="000C47D8" w:rsidP="000C47D8">
      <w:pPr>
        <w:pStyle w:val="TableofFigures"/>
        <w:tabs>
          <w:tab w:val="right" w:leader="dot" w:pos="9062"/>
        </w:tabs>
        <w:spacing w:before="80" w:after="80" w:line="276" w:lineRule="auto"/>
        <w:rPr>
          <w:del w:id="164" w:author="Linh Huynh" w:date="2022-11-17T13:22:00Z"/>
          <w:rFonts w:eastAsiaTheme="minorEastAsia"/>
          <w:noProof/>
          <w:szCs w:val="26"/>
        </w:rPr>
      </w:pPr>
      <w:r>
        <w:rPr>
          <w:szCs w:val="26"/>
        </w:rPr>
        <w:fldChar w:fldCharType="end"/>
      </w:r>
      <w:del w:id="165" w:author="Linh Huynh" w:date="2022-11-17T13:22:00Z">
        <w:r w:rsidR="00F34DBA" w:rsidRPr="003A40C2" w:rsidDel="00E31F4A">
          <w:rPr>
            <w:szCs w:val="26"/>
          </w:rPr>
          <w:fldChar w:fldCharType="begin"/>
        </w:r>
        <w:r w:rsidR="00F34DBA" w:rsidRPr="003A40C2" w:rsidDel="00E31F4A">
          <w:rPr>
            <w:szCs w:val="26"/>
          </w:rPr>
          <w:delInstrText xml:space="preserve"> TOC \h \z \c "Hình" </w:delInstrText>
        </w:r>
        <w:r w:rsidR="00F34DBA" w:rsidRPr="003A40C2" w:rsidDel="00E31F4A">
          <w:rPr>
            <w:szCs w:val="26"/>
          </w:rPr>
          <w:fldChar w:fldCharType="separate"/>
        </w:r>
      </w:del>
      <w:ins w:id="166" w:author="ndhien@cit.udn.vn" w:date="2021-03-24T12:11:00Z">
        <w:del w:id="167" w:author="Linh Huynh" w:date="2022-11-17T13:22:00Z">
          <w:r w:rsidR="00932745" w:rsidDel="00E31F4A">
            <w:rPr>
              <w:b/>
              <w:bCs/>
              <w:noProof/>
              <w:szCs w:val="26"/>
            </w:rPr>
            <w:delText>No table of figures entries found.</w:delText>
          </w:r>
        </w:del>
      </w:ins>
      <w:del w:id="168" w:author="Linh Huynh" w:date="2022-11-17T13:22:00Z">
        <w:r w:rsidR="00A428B6" w:rsidDel="00E31F4A">
          <w:rPr>
            <w:noProof/>
          </w:rPr>
          <w:fldChar w:fldCharType="begin"/>
        </w:r>
        <w:r w:rsidR="00A428B6" w:rsidDel="00E31F4A">
          <w:rPr>
            <w:noProof/>
          </w:rPr>
          <w:delInstrText xml:space="preserve"> HYPERLINK "file:///D:\\Users\\nhana\\OneDrive\\Documents\\LUANVANTOTNGHIEP\\luanvan.docx" \l "_Toc9544053" </w:delInstrText>
        </w:r>
        <w:r w:rsidR="00A428B6" w:rsidDel="00E31F4A">
          <w:rPr>
            <w:noProof/>
          </w:rPr>
          <w:fldChar w:fldCharType="separate"/>
        </w:r>
      </w:del>
      <w:ins w:id="169" w:author="ndhien@cit.udn.vn" w:date="2021-03-24T12:11:00Z">
        <w:del w:id="170" w:author="Linh Huynh" w:date="2022-11-17T13:22:00Z">
          <w:r w:rsidR="00932745" w:rsidDel="00E31F4A">
            <w:rPr>
              <w:b/>
              <w:bCs/>
              <w:noProof/>
            </w:rPr>
            <w:delText>Error! Hyperlink reference not valid.</w:delText>
          </w:r>
        </w:del>
      </w:ins>
      <w:del w:id="171" w:author="Linh Huynh" w:date="2022-11-17T13:22:00Z">
        <w:r w:rsidR="003A40C2" w:rsidRPr="003A40C2" w:rsidDel="00E31F4A">
          <w:rPr>
            <w:rStyle w:val="Hyperlink"/>
            <w:noProof/>
            <w:color w:val="auto"/>
            <w:szCs w:val="26"/>
          </w:rPr>
          <w:delText>Hình 1.1</w:delText>
        </w:r>
        <w:r w:rsidR="00E85D0B" w:rsidDel="00E31F4A">
          <w:rPr>
            <w:rStyle w:val="Hyperlink"/>
            <w:noProof/>
            <w:color w:val="auto"/>
            <w:szCs w:val="26"/>
          </w:rPr>
          <w:delText>.</w:delText>
        </w:r>
        <w:r w:rsidR="003A40C2" w:rsidRPr="003A40C2" w:rsidDel="00E31F4A">
          <w:rPr>
            <w:rStyle w:val="Hyperlink"/>
            <w:noProof/>
            <w:color w:val="auto"/>
            <w:szCs w:val="26"/>
          </w:rPr>
          <w:delText xml:space="preserve"> </w:delText>
        </w:r>
        <w:r w:rsidR="00D12650" w:rsidDel="00E31F4A">
          <w:rPr>
            <w:rStyle w:val="Hyperlink"/>
            <w:noProof/>
            <w:color w:val="auto"/>
            <w:szCs w:val="26"/>
          </w:rPr>
          <w:delText>aaaaaaa</w:delText>
        </w:r>
        <w:r w:rsidR="003A40C2" w:rsidRPr="003A40C2" w:rsidDel="00E31F4A">
          <w:rPr>
            <w:noProof/>
            <w:webHidden/>
            <w:szCs w:val="26"/>
          </w:rPr>
          <w:tab/>
        </w:r>
        <w:r w:rsidR="003A40C2" w:rsidRPr="003A40C2" w:rsidDel="00E31F4A">
          <w:rPr>
            <w:noProof/>
            <w:webHidden/>
            <w:szCs w:val="26"/>
          </w:rPr>
          <w:fldChar w:fldCharType="begin"/>
        </w:r>
        <w:r w:rsidR="003A40C2" w:rsidRPr="003A40C2" w:rsidDel="00E31F4A">
          <w:rPr>
            <w:noProof/>
            <w:webHidden/>
            <w:szCs w:val="26"/>
          </w:rPr>
          <w:delInstrText xml:space="preserve"> PAGEREF _Toc9544053 \h </w:delInstrText>
        </w:r>
        <w:r w:rsidR="003A40C2" w:rsidRPr="003A40C2" w:rsidDel="00E31F4A">
          <w:rPr>
            <w:noProof/>
            <w:webHidden/>
            <w:szCs w:val="26"/>
          </w:rPr>
        </w:r>
        <w:r w:rsidR="003A40C2" w:rsidRPr="003A40C2" w:rsidDel="00E31F4A">
          <w:rPr>
            <w:noProof/>
            <w:webHidden/>
            <w:szCs w:val="26"/>
          </w:rPr>
          <w:fldChar w:fldCharType="separate"/>
        </w:r>
        <w:r w:rsidR="002C6B9F" w:rsidDel="00E31F4A">
          <w:rPr>
            <w:noProof/>
            <w:webHidden/>
            <w:szCs w:val="26"/>
          </w:rPr>
          <w:delText>11</w:delText>
        </w:r>
        <w:r w:rsidR="003A40C2" w:rsidRPr="003A40C2" w:rsidDel="00E31F4A">
          <w:rPr>
            <w:noProof/>
            <w:webHidden/>
            <w:szCs w:val="26"/>
          </w:rPr>
          <w:fldChar w:fldCharType="end"/>
        </w:r>
        <w:r w:rsidR="00A428B6" w:rsidDel="00E31F4A">
          <w:rPr>
            <w:noProof/>
            <w:szCs w:val="26"/>
          </w:rPr>
          <w:fldChar w:fldCharType="end"/>
        </w:r>
      </w:del>
    </w:p>
    <w:p w14:paraId="53746482" w14:textId="083F3774" w:rsidR="003A40C2" w:rsidRPr="003A40C2" w:rsidDel="00E31F4A" w:rsidRDefault="00A428B6" w:rsidP="000C47D8">
      <w:pPr>
        <w:pStyle w:val="TableofFigures"/>
        <w:tabs>
          <w:tab w:val="right" w:leader="dot" w:pos="9062"/>
        </w:tabs>
        <w:spacing w:before="80" w:after="80" w:line="276" w:lineRule="auto"/>
        <w:rPr>
          <w:del w:id="172" w:author="Linh Huynh" w:date="2022-11-17T13:22:00Z"/>
          <w:rFonts w:eastAsiaTheme="minorEastAsia"/>
          <w:noProof/>
          <w:szCs w:val="26"/>
        </w:rPr>
      </w:pPr>
      <w:del w:id="173" w:author="Linh Huynh" w:date="2022-11-17T13:22:00Z">
        <w:r w:rsidDel="00E31F4A">
          <w:rPr>
            <w:noProof/>
          </w:rPr>
          <w:fldChar w:fldCharType="begin"/>
        </w:r>
        <w:r w:rsidDel="00E31F4A">
          <w:rPr>
            <w:noProof/>
          </w:rPr>
          <w:delInstrText xml:space="preserve"> HYPERLINK "file:///D:\\Users\\nhana\\OneDrive\\Documents\\LUANVANTOTNGHIEP\\luanvan.docx" \l "_Toc9544054" </w:delInstrText>
        </w:r>
        <w:r w:rsidDel="00E31F4A">
          <w:rPr>
            <w:noProof/>
          </w:rPr>
          <w:fldChar w:fldCharType="separate"/>
        </w:r>
      </w:del>
      <w:ins w:id="174" w:author="ndhien@cit.udn.vn" w:date="2021-03-24T12:11:00Z">
        <w:del w:id="175" w:author="Linh Huynh" w:date="2022-11-17T13:22:00Z">
          <w:r w:rsidR="00932745" w:rsidDel="00E31F4A">
            <w:rPr>
              <w:b/>
              <w:bCs/>
              <w:noProof/>
            </w:rPr>
            <w:delText>Error! Hyperlink reference not valid.</w:delText>
          </w:r>
        </w:del>
      </w:ins>
      <w:del w:id="176" w:author="Linh Huynh" w:date="2022-11-17T13:22:00Z">
        <w:r w:rsidR="003A40C2" w:rsidRPr="003A40C2" w:rsidDel="00E31F4A">
          <w:rPr>
            <w:rStyle w:val="Hyperlink"/>
            <w:noProof/>
            <w:color w:val="auto"/>
            <w:szCs w:val="26"/>
          </w:rPr>
          <w:delText xml:space="preserve">Hình 1.2 </w:delText>
        </w:r>
        <w:r w:rsidR="00D12650" w:rsidDel="00E31F4A">
          <w:rPr>
            <w:rStyle w:val="Hyperlink"/>
            <w:noProof/>
            <w:color w:val="auto"/>
            <w:szCs w:val="26"/>
          </w:rPr>
          <w:delText>bbbbbbbbbbbb</w:delText>
        </w:r>
        <w:r w:rsidR="003A40C2" w:rsidRPr="003A40C2" w:rsidDel="00E31F4A">
          <w:rPr>
            <w:noProof/>
            <w:webHidden/>
            <w:szCs w:val="26"/>
          </w:rPr>
          <w:tab/>
        </w:r>
        <w:r w:rsidR="0087068A" w:rsidDel="00E31F4A">
          <w:rPr>
            <w:noProof/>
            <w:webHidden/>
            <w:szCs w:val="26"/>
          </w:rPr>
          <w:delText>12</w:delText>
        </w:r>
        <w:r w:rsidDel="00E31F4A">
          <w:rPr>
            <w:noProof/>
            <w:szCs w:val="26"/>
          </w:rPr>
          <w:fldChar w:fldCharType="end"/>
        </w:r>
      </w:del>
    </w:p>
    <w:p w14:paraId="3340AF23" w14:textId="7B42B569" w:rsidR="003A40C2" w:rsidRPr="003A40C2" w:rsidDel="00E31F4A" w:rsidRDefault="00A428B6" w:rsidP="000C47D8">
      <w:pPr>
        <w:pStyle w:val="TableofFigures"/>
        <w:tabs>
          <w:tab w:val="right" w:leader="dot" w:pos="9062"/>
        </w:tabs>
        <w:spacing w:before="80" w:after="80" w:line="276" w:lineRule="auto"/>
        <w:rPr>
          <w:del w:id="177" w:author="Linh Huynh" w:date="2022-11-17T13:22:00Z"/>
          <w:rFonts w:eastAsiaTheme="minorEastAsia"/>
          <w:noProof/>
          <w:szCs w:val="26"/>
        </w:rPr>
      </w:pPr>
      <w:del w:id="178" w:author="Linh Huynh" w:date="2022-11-17T13:22:00Z">
        <w:r w:rsidDel="00E31F4A">
          <w:rPr>
            <w:noProof/>
          </w:rPr>
          <w:fldChar w:fldCharType="begin"/>
        </w:r>
        <w:r w:rsidDel="00E31F4A">
          <w:rPr>
            <w:noProof/>
          </w:rPr>
          <w:delInstrText xml:space="preserve"> HYPERLINK \l "_Toc9544055" </w:delInstrText>
        </w:r>
        <w:r w:rsidDel="00E31F4A">
          <w:rPr>
            <w:noProof/>
          </w:rPr>
          <w:fldChar w:fldCharType="separate"/>
        </w:r>
      </w:del>
      <w:ins w:id="179" w:author="ndhien@cit.udn.vn" w:date="2021-03-24T12:11:00Z">
        <w:del w:id="180" w:author="Linh Huynh" w:date="2022-11-17T13:22:00Z">
          <w:r w:rsidR="00932745" w:rsidDel="00E31F4A">
            <w:rPr>
              <w:b/>
              <w:bCs/>
              <w:noProof/>
            </w:rPr>
            <w:delText>Error! Hyperlink reference not valid.</w:delText>
          </w:r>
        </w:del>
      </w:ins>
      <w:del w:id="181" w:author="Linh Huynh" w:date="2022-11-17T13:22:00Z">
        <w:r w:rsidR="003A40C2" w:rsidRPr="003A40C2" w:rsidDel="00E31F4A">
          <w:rPr>
            <w:noProof/>
            <w:szCs w:val="26"/>
            <w:shd w:val="clear" w:color="auto" w:fill="FFFFFF"/>
          </w:rPr>
          <w:delText xml:space="preserve">Hình 1.3. </w:delText>
        </w:r>
        <w:r w:rsidR="00D12650" w:rsidDel="00E31F4A">
          <w:rPr>
            <w:noProof/>
            <w:szCs w:val="26"/>
            <w:shd w:val="clear" w:color="auto" w:fill="FFFFFF"/>
          </w:rPr>
          <w:delText>ccccccccccccccccc</w:delText>
        </w:r>
        <w:r w:rsidR="003A40C2" w:rsidRPr="003A40C2" w:rsidDel="00E31F4A">
          <w:rPr>
            <w:noProof/>
            <w:webHidden/>
            <w:szCs w:val="26"/>
          </w:rPr>
          <w:tab/>
        </w:r>
        <w:r w:rsidDel="00E31F4A">
          <w:rPr>
            <w:noProof/>
            <w:szCs w:val="26"/>
          </w:rPr>
          <w:fldChar w:fldCharType="end"/>
        </w:r>
        <w:r w:rsidR="0087068A" w:rsidDel="00E31F4A">
          <w:rPr>
            <w:noProof/>
            <w:szCs w:val="26"/>
          </w:rPr>
          <w:delText>17</w:delText>
        </w:r>
      </w:del>
    </w:p>
    <w:p w14:paraId="538B985F" w14:textId="25784AFF" w:rsidR="003A40C2" w:rsidRPr="003A40C2" w:rsidDel="00E31F4A" w:rsidRDefault="00A428B6" w:rsidP="000C47D8">
      <w:pPr>
        <w:pStyle w:val="TableofFigures"/>
        <w:tabs>
          <w:tab w:val="right" w:leader="dot" w:pos="9062"/>
        </w:tabs>
        <w:spacing w:before="80" w:after="80" w:line="276" w:lineRule="auto"/>
        <w:rPr>
          <w:del w:id="182" w:author="Linh Huynh" w:date="2022-11-17T13:22:00Z"/>
          <w:rFonts w:eastAsiaTheme="minorEastAsia"/>
          <w:noProof/>
          <w:szCs w:val="26"/>
        </w:rPr>
      </w:pPr>
      <w:del w:id="183" w:author="Linh Huynh" w:date="2022-11-17T13:22:00Z">
        <w:r w:rsidDel="00E31F4A">
          <w:rPr>
            <w:noProof/>
          </w:rPr>
          <w:fldChar w:fldCharType="begin"/>
        </w:r>
        <w:r w:rsidDel="00E31F4A">
          <w:rPr>
            <w:noProof/>
          </w:rPr>
          <w:delInstrText xml:space="preserve"> HYPERLINK "file:///D:\\Users\\nhana\\OneDrive\\Documents\\LUANVANTOTNGHIEP\\luanvan.docx" \l "_Toc9544056" </w:delInstrText>
        </w:r>
        <w:r w:rsidDel="00E31F4A">
          <w:rPr>
            <w:noProof/>
          </w:rPr>
          <w:fldChar w:fldCharType="separate"/>
        </w:r>
      </w:del>
      <w:ins w:id="184" w:author="ndhien@cit.udn.vn" w:date="2021-03-24T12:11:00Z">
        <w:del w:id="185" w:author="Linh Huynh" w:date="2022-11-17T13:22:00Z">
          <w:r w:rsidR="00932745" w:rsidDel="00E31F4A">
            <w:rPr>
              <w:b/>
              <w:bCs/>
              <w:noProof/>
            </w:rPr>
            <w:delText>Error! Hyperlink reference not valid.</w:delText>
          </w:r>
        </w:del>
      </w:ins>
      <w:del w:id="186" w:author="Linh Huynh" w:date="2022-11-17T13:22:00Z">
        <w:r w:rsidR="003A40C2" w:rsidRPr="003A40C2" w:rsidDel="00E31F4A">
          <w:rPr>
            <w:noProof/>
            <w:szCs w:val="26"/>
            <w:shd w:val="clear" w:color="auto" w:fill="FFFFFF"/>
          </w:rPr>
          <w:delText>Hình 2.1.</w:delText>
        </w:r>
        <w:r w:rsidR="00D12650" w:rsidDel="00E31F4A">
          <w:rPr>
            <w:noProof/>
            <w:szCs w:val="26"/>
            <w:shd w:val="clear" w:color="auto" w:fill="FFFFFF"/>
          </w:rPr>
          <w:delText>ddddddd</w:delText>
        </w:r>
        <w:r w:rsidR="003A40C2" w:rsidRPr="003A40C2" w:rsidDel="00E31F4A">
          <w:rPr>
            <w:noProof/>
            <w:webHidden/>
            <w:szCs w:val="26"/>
          </w:rPr>
          <w:tab/>
        </w:r>
        <w:r w:rsidDel="00E31F4A">
          <w:rPr>
            <w:noProof/>
            <w:szCs w:val="26"/>
          </w:rPr>
          <w:fldChar w:fldCharType="end"/>
        </w:r>
        <w:r w:rsidR="0087068A" w:rsidDel="00E31F4A">
          <w:rPr>
            <w:noProof/>
            <w:szCs w:val="26"/>
          </w:rPr>
          <w:delText>24</w:delText>
        </w:r>
      </w:del>
    </w:p>
    <w:p w14:paraId="2D61595E" w14:textId="018BF6A8" w:rsidR="003A40C2" w:rsidRPr="003A40C2" w:rsidDel="00E31F4A" w:rsidRDefault="00A428B6" w:rsidP="000C47D8">
      <w:pPr>
        <w:pStyle w:val="TableofFigures"/>
        <w:tabs>
          <w:tab w:val="right" w:leader="dot" w:pos="9062"/>
        </w:tabs>
        <w:spacing w:before="80" w:after="80" w:line="276" w:lineRule="auto"/>
        <w:rPr>
          <w:del w:id="187" w:author="Linh Huynh" w:date="2022-11-17T13:22:00Z"/>
          <w:rFonts w:eastAsiaTheme="minorEastAsia"/>
          <w:noProof/>
          <w:szCs w:val="26"/>
        </w:rPr>
      </w:pPr>
      <w:del w:id="188" w:author="Linh Huynh" w:date="2022-11-17T13:22:00Z">
        <w:r w:rsidDel="00E31F4A">
          <w:rPr>
            <w:noProof/>
          </w:rPr>
          <w:fldChar w:fldCharType="begin"/>
        </w:r>
        <w:r w:rsidDel="00E31F4A">
          <w:rPr>
            <w:noProof/>
          </w:rPr>
          <w:delInstrText xml:space="preserve"> HYPERLINK "file:///D:\\Users\\nhana\\OneDrive\\Documents\\LUANVANTOTNGHIEP\\luanvan.docx" \l "_Toc9544057" </w:delInstrText>
        </w:r>
        <w:r w:rsidDel="00E31F4A">
          <w:rPr>
            <w:noProof/>
          </w:rPr>
          <w:fldChar w:fldCharType="separate"/>
        </w:r>
      </w:del>
      <w:ins w:id="189" w:author="ndhien@cit.udn.vn" w:date="2021-03-24T12:11:00Z">
        <w:del w:id="190" w:author="Linh Huynh" w:date="2022-11-17T13:22:00Z">
          <w:r w:rsidR="00932745" w:rsidDel="00E31F4A">
            <w:rPr>
              <w:b/>
              <w:bCs/>
              <w:noProof/>
            </w:rPr>
            <w:delText>Error! Hyperlink reference not valid.</w:delText>
          </w:r>
        </w:del>
      </w:ins>
      <w:del w:id="191" w:author="Linh Huynh" w:date="2022-11-17T13:22:00Z">
        <w:r w:rsidR="003A40C2" w:rsidRPr="003A40C2" w:rsidDel="00E31F4A">
          <w:rPr>
            <w:noProof/>
            <w:szCs w:val="26"/>
            <w:shd w:val="clear" w:color="auto" w:fill="FFFFFF"/>
          </w:rPr>
          <w:delText xml:space="preserve">Hình 2.2. </w:delText>
        </w:r>
        <w:r w:rsidR="00D12650" w:rsidDel="00E31F4A">
          <w:rPr>
            <w:noProof/>
            <w:szCs w:val="26"/>
            <w:shd w:val="clear" w:color="auto" w:fill="FFFFFF"/>
          </w:rPr>
          <w:delText>eeeeeeeeeee</w:delText>
        </w:r>
        <w:r w:rsidR="003A40C2" w:rsidRPr="003A40C2" w:rsidDel="00E31F4A">
          <w:rPr>
            <w:noProof/>
            <w:webHidden/>
            <w:szCs w:val="26"/>
          </w:rPr>
          <w:tab/>
        </w:r>
        <w:r w:rsidDel="00E31F4A">
          <w:rPr>
            <w:noProof/>
            <w:szCs w:val="26"/>
          </w:rPr>
          <w:fldChar w:fldCharType="end"/>
        </w:r>
        <w:r w:rsidR="0087068A" w:rsidDel="00E31F4A">
          <w:rPr>
            <w:noProof/>
            <w:szCs w:val="26"/>
          </w:rPr>
          <w:delText>28</w:delText>
        </w:r>
      </w:del>
    </w:p>
    <w:p w14:paraId="0AAE315C" w14:textId="71824373" w:rsidR="000411EF" w:rsidDel="00E31F4A" w:rsidRDefault="00F34DBA" w:rsidP="000C47D8">
      <w:pPr>
        <w:pStyle w:val="Heading1"/>
        <w:spacing w:before="600" w:after="600" w:line="276" w:lineRule="auto"/>
        <w:rPr>
          <w:del w:id="192" w:author="Linh Huynh" w:date="2022-11-17T13:22:00Z"/>
          <w:sz w:val="26"/>
          <w:szCs w:val="26"/>
        </w:rPr>
      </w:pPr>
      <w:del w:id="193" w:author="Linh Huynh" w:date="2022-11-17T13:22:00Z">
        <w:r w:rsidRPr="003A40C2" w:rsidDel="00E31F4A">
          <w:rPr>
            <w:szCs w:val="26"/>
          </w:rPr>
          <w:fldChar w:fldCharType="end"/>
        </w:r>
        <w:bookmarkStart w:id="194" w:name="_Toc9016562"/>
      </w:del>
    </w:p>
    <w:p w14:paraId="57A85177" w14:textId="77777777" w:rsidR="000411EF" w:rsidDel="00E31F4A" w:rsidRDefault="000411EF" w:rsidP="000C47D8">
      <w:pPr>
        <w:spacing w:line="276" w:lineRule="auto"/>
        <w:rPr>
          <w:del w:id="195" w:author="Linh Huynh" w:date="2022-11-17T13:22:00Z"/>
          <w:i/>
          <w:iCs/>
          <w:szCs w:val="26"/>
        </w:rPr>
      </w:pPr>
      <w:del w:id="196" w:author="Linh Huynh" w:date="2022-11-17T13:22:00Z">
        <w:r w:rsidDel="00E31F4A">
          <w:rPr>
            <w:szCs w:val="26"/>
          </w:rPr>
          <w:br w:type="page"/>
        </w:r>
      </w:del>
    </w:p>
    <w:p w14:paraId="6F4A2129" w14:textId="77777777" w:rsidR="000411EF" w:rsidRDefault="000411EF" w:rsidP="000C47D8">
      <w:pPr>
        <w:pStyle w:val="Heading1"/>
        <w:spacing w:before="600" w:after="600" w:line="276" w:lineRule="auto"/>
        <w:sectPr w:rsidR="000411EF" w:rsidSect="00AD06F0">
          <w:footerReference w:type="default" r:id="rId9"/>
          <w:pgSz w:w="11907" w:h="16840" w:code="9"/>
          <w:pgMar w:top="1134" w:right="1134" w:bottom="1134" w:left="1701" w:header="720" w:footer="720" w:gutter="0"/>
          <w:pgNumType w:fmt="lowerRoman" w:start="1"/>
          <w:cols w:space="720"/>
          <w:docGrid w:linePitch="381"/>
        </w:sectPr>
      </w:pPr>
    </w:p>
    <w:p w14:paraId="09E7276C" w14:textId="16E8C154" w:rsidR="00CA3B95" w:rsidDel="00E31F4A" w:rsidRDefault="00CA3B95" w:rsidP="00CA1BAE">
      <w:pPr>
        <w:pStyle w:val="Heading1"/>
        <w:spacing w:before="600" w:after="600" w:line="312" w:lineRule="auto"/>
        <w:rPr>
          <w:del w:id="197" w:author="Linh Huynh" w:date="2022-11-17T13:22:00Z"/>
          <w:b w:val="0"/>
          <w:i/>
          <w:szCs w:val="36"/>
        </w:rPr>
      </w:pPr>
    </w:p>
    <w:p w14:paraId="03E001BA" w14:textId="77777777" w:rsidR="00B95055" w:rsidRPr="00E31F4A" w:rsidRDefault="00FD3FC0">
      <w:pPr>
        <w:pStyle w:val="Heading1"/>
        <w:rPr>
          <w:rPrChange w:id="198" w:author="Linh Huynh" w:date="2022-11-17T13:22:00Z">
            <w:rPr>
              <w:szCs w:val="36"/>
            </w:rPr>
          </w:rPrChange>
        </w:rPr>
        <w:pPrChange w:id="199" w:author="Linh Huynh" w:date="2022-11-17T13:22:00Z">
          <w:pPr>
            <w:pStyle w:val="Heading1"/>
            <w:spacing w:before="600" w:after="600" w:line="312" w:lineRule="auto"/>
          </w:pPr>
        </w:pPrChange>
      </w:pPr>
      <w:bookmarkStart w:id="200" w:name="_Toc141605834"/>
      <w:r w:rsidRPr="00EF21AF">
        <w:t>MỞ ĐẦU</w:t>
      </w:r>
      <w:bookmarkEnd w:id="158"/>
      <w:bookmarkEnd w:id="159"/>
      <w:bookmarkEnd w:id="160"/>
      <w:bookmarkEnd w:id="161"/>
      <w:bookmarkEnd w:id="162"/>
      <w:bookmarkEnd w:id="163"/>
      <w:bookmarkEnd w:id="194"/>
      <w:bookmarkEnd w:id="200"/>
    </w:p>
    <w:p w14:paraId="43AEE57B" w14:textId="069B033A" w:rsidR="00E73885" w:rsidRPr="00F83E27" w:rsidRDefault="00F83E27">
      <w:pPr>
        <w:pStyle w:val="StyleHeading2TimesNewRoman14pt1"/>
        <w:spacing w:before="0"/>
        <w:rPr>
          <w:rPrChange w:id="201" w:author="ndhien@cit.udn.vn" w:date="2021-03-24T12:01:00Z">
            <w:rPr>
              <w:sz w:val="28"/>
              <w:szCs w:val="28"/>
            </w:rPr>
          </w:rPrChange>
        </w:rPr>
        <w:pPrChange w:id="202" w:author="ndhien@cit.udn.vn" w:date="2021-03-24T12:02:00Z">
          <w:pPr>
            <w:pStyle w:val="Heading2"/>
            <w:numPr>
              <w:numId w:val="19"/>
            </w:numPr>
            <w:spacing w:before="240" w:after="120" w:line="312" w:lineRule="auto"/>
            <w:ind w:left="272" w:hanging="272"/>
            <w:jc w:val="left"/>
          </w:pPr>
        </w:pPrChange>
      </w:pPr>
      <w:bookmarkStart w:id="203" w:name="_Toc6684068"/>
      <w:bookmarkStart w:id="204" w:name="_Toc6684129"/>
      <w:bookmarkStart w:id="205" w:name="_Toc6688597"/>
      <w:bookmarkStart w:id="206" w:name="_Toc7253363"/>
      <w:bookmarkStart w:id="207" w:name="_Toc7978870"/>
      <w:bookmarkStart w:id="208" w:name="_Ref8074487"/>
      <w:bookmarkStart w:id="209" w:name="_Toc8805996"/>
      <w:bookmarkStart w:id="210" w:name="_Toc9016563"/>
      <w:bookmarkStart w:id="211" w:name="_Toc141605835"/>
      <w:ins w:id="212" w:author="ndhien@cit.udn.vn" w:date="2021-03-24T12:02:00Z">
        <w:r>
          <w:t xml:space="preserve">1. </w:t>
        </w:r>
      </w:ins>
      <w:r w:rsidR="00E73885" w:rsidRPr="00F83E27">
        <w:rPr>
          <w:rPrChange w:id="213" w:author="ndhien@cit.udn.vn" w:date="2021-03-24T12:01:00Z">
            <w:rPr>
              <w:szCs w:val="28"/>
            </w:rPr>
          </w:rPrChange>
        </w:rPr>
        <w:t>Giới thiệu</w:t>
      </w:r>
      <w:bookmarkEnd w:id="203"/>
      <w:bookmarkEnd w:id="204"/>
      <w:bookmarkEnd w:id="205"/>
      <w:bookmarkEnd w:id="206"/>
      <w:bookmarkEnd w:id="207"/>
      <w:bookmarkEnd w:id="208"/>
      <w:bookmarkEnd w:id="209"/>
      <w:bookmarkEnd w:id="210"/>
      <w:bookmarkEnd w:id="211"/>
    </w:p>
    <w:p w14:paraId="66870EB9" w14:textId="7C3BC4AD" w:rsidR="00FD1B30" w:rsidRDefault="009137BE">
      <w:pPr>
        <w:rPr>
          <w:ins w:id="214" w:author="Linh Huynh" w:date="2022-11-17T13:26:00Z"/>
        </w:rPr>
        <w:pPrChange w:id="215" w:author="Linh Huynh" w:date="2022-11-17T13:27:00Z">
          <w:pPr>
            <w:pStyle w:val="NoSpacing"/>
          </w:pPr>
        </w:pPrChange>
      </w:pPr>
      <w:r w:rsidRPr="009137BE">
        <w:t>C-Force là một công ty</w:t>
      </w:r>
      <w:r>
        <w:t xml:space="preserve"> Nhật Bản</w:t>
      </w:r>
      <w:r w:rsidRPr="009137BE">
        <w:t xml:space="preserve"> hoạt động trong lĩnh vực chăm sóc khách hàng, tư vấn CNTT, cung cấp dịch vụ Web, ASP và hệ thống hoạch định doanh nghiệp, nguồn lực - ERP</w:t>
      </w:r>
      <w:ins w:id="216" w:author="Linh Huynh" w:date="2022-11-17T13:26:00Z">
        <w:r w:rsidR="00FD1B30">
          <w:t>.</w:t>
        </w:r>
      </w:ins>
    </w:p>
    <w:p w14:paraId="27A68045" w14:textId="6580B070" w:rsidR="003B11B1" w:rsidRPr="009C676A" w:rsidDel="00FD1B30" w:rsidRDefault="00612E4F">
      <w:pPr>
        <w:rPr>
          <w:del w:id="217" w:author="Linh Huynh" w:date="2022-11-17T13:26:00Z"/>
          <w:sz w:val="24"/>
          <w:szCs w:val="20"/>
          <w:rPrChange w:id="218" w:author="Linh Huynh" w:date="2022-11-17T13:27:00Z">
            <w:rPr>
              <w:del w:id="219" w:author="Linh Huynh" w:date="2022-11-17T13:26:00Z"/>
              <w:szCs w:val="26"/>
            </w:rPr>
          </w:rPrChange>
        </w:rPr>
        <w:pPrChange w:id="220" w:author="Linh Huynh" w:date="2022-11-17T13:27:00Z">
          <w:pPr>
            <w:spacing w:before="80" w:after="80" w:line="312" w:lineRule="auto"/>
            <w:ind w:firstLine="709"/>
          </w:pPr>
        </w:pPrChange>
      </w:pPr>
      <w:r>
        <w:t>Là một trong những công ty tiên phong về phát triển ứng dụng quản trị tài nguyên doanh nghiệp SAP-ERP, C-Force hiện đang có nhiều khách hàng là những doanh nghiệp lớn trên khắp Việt Nam cũng như thế giới</w:t>
      </w:r>
      <w:ins w:id="221" w:author="Linh Huynh" w:date="2022-11-17T13:26:00Z">
        <w:r w:rsidRPr="003C11A8">
          <w:t>.</w:t>
        </w:r>
      </w:ins>
      <w:r>
        <w:t xml:space="preserve"> Ngoài ra, công ty cũng đang nghiên cứu để phát triển các ứng dụng đa nền tảng bằng framework .Net MAUI. </w:t>
      </w:r>
      <w:r w:rsidR="00727F7D">
        <w:t>Và công ty đã tạo điều kiện để thực tập sinh tham gia vào phát triển các ứng dụng này, em được được tham gian vào quá trình nghiên cứu và quy trình xây dựng ứng dụng ghi chú đa nền tảng của công ty với tên là MyNote – một dự án mới nhất của công ty.</w:t>
      </w:r>
      <w:del w:id="222" w:author="Linh Huynh" w:date="2022-11-17T13:26:00Z">
        <w:r w:rsidR="00CA1BAE" w:rsidRPr="00CA1BAE" w:rsidDel="00FD1B30">
          <w:rPr>
            <w:szCs w:val="26"/>
          </w:rPr>
          <w:delText xml:space="preserve">Thế kỷ XXI, xã hội </w:delText>
        </w:r>
        <w:r w:rsidR="00CA1BAE" w:rsidRPr="00CA1BAE" w:rsidDel="00FD1B30">
          <w:rPr>
            <w:rFonts w:hint="eastAsia"/>
            <w:szCs w:val="26"/>
          </w:rPr>
          <w:delText>đ</w:delText>
        </w:r>
        <w:r w:rsidR="00CA1BAE" w:rsidRPr="00CA1BAE" w:rsidDel="00FD1B30">
          <w:rPr>
            <w:szCs w:val="26"/>
          </w:rPr>
          <w:delText>ề cao tầm quan trọng và sự kết nối của Khoa học, Kỹ thuật, Công nghệ</w:delText>
        </w:r>
      </w:del>
    </w:p>
    <w:p w14:paraId="39938FB7" w14:textId="77777777" w:rsidR="00276627" w:rsidRPr="00965915" w:rsidRDefault="00B610AE">
      <w:pPr>
        <w:rPr>
          <w:szCs w:val="26"/>
          <w:shd w:val="clear" w:color="auto" w:fill="FFFFFF"/>
        </w:rPr>
        <w:pPrChange w:id="223" w:author="Linh Huynh" w:date="2022-11-17T13:27:00Z">
          <w:pPr>
            <w:spacing w:before="80" w:after="80" w:line="312" w:lineRule="auto"/>
            <w:ind w:firstLine="709"/>
          </w:pPr>
        </w:pPrChange>
      </w:pPr>
      <w:del w:id="224" w:author="Linh Huynh" w:date="2022-11-17T13:27:00Z">
        <w:r w:rsidRPr="00911E6D" w:rsidDel="009C676A">
          <w:rPr>
            <w:i/>
            <w:szCs w:val="26"/>
            <w:lang w:val="vi-VN"/>
          </w:rPr>
          <w:delText xml:space="preserve"> </w:delText>
        </w:r>
      </w:del>
      <w:bookmarkStart w:id="225" w:name="_Toc6684069"/>
      <w:bookmarkStart w:id="226" w:name="_Toc6684130"/>
    </w:p>
    <w:p w14:paraId="6CFD1F3E" w14:textId="41701E78" w:rsidR="004C77F8" w:rsidRPr="00727A3C" w:rsidRDefault="00276627" w:rsidP="00033732">
      <w:pPr>
        <w:pStyle w:val="StyleHeading2TimesNewRoman14pt1"/>
        <w:spacing w:before="0"/>
        <w:rPr>
          <w:i/>
        </w:rPr>
      </w:pPr>
      <w:bookmarkStart w:id="227" w:name="_Toc6688598"/>
      <w:bookmarkStart w:id="228" w:name="_Toc7253364"/>
      <w:bookmarkStart w:id="229" w:name="_Toc7978871"/>
      <w:bookmarkStart w:id="230" w:name="_Toc8805997"/>
      <w:bookmarkStart w:id="231" w:name="_Toc9016564"/>
      <w:bookmarkStart w:id="232" w:name="_Toc141605836"/>
      <w:r w:rsidRPr="00727A3C">
        <w:t xml:space="preserve">2. </w:t>
      </w:r>
      <w:r w:rsidR="0008108D" w:rsidRPr="00727A3C">
        <w:t>Mục tiêu</w:t>
      </w:r>
      <w:del w:id="233" w:author="ndhien@cit.udn.vn" w:date="2021-03-24T11:56:00Z">
        <w:r w:rsidR="0008108D" w:rsidRPr="00727A3C" w:rsidDel="006B6F26">
          <w:delText>, nhiệm vụ</w:delText>
        </w:r>
      </w:del>
      <w:r w:rsidR="0008108D" w:rsidRPr="00727A3C">
        <w:t xml:space="preserve"> của </w:t>
      </w:r>
      <w:bookmarkEnd w:id="225"/>
      <w:bookmarkEnd w:id="226"/>
      <w:bookmarkEnd w:id="227"/>
      <w:bookmarkEnd w:id="228"/>
      <w:bookmarkEnd w:id="229"/>
      <w:bookmarkEnd w:id="230"/>
      <w:bookmarkEnd w:id="231"/>
      <w:r w:rsidR="00727F7D">
        <w:t>dự án</w:t>
      </w:r>
      <w:bookmarkEnd w:id="232"/>
    </w:p>
    <w:p w14:paraId="3EFEB37E" w14:textId="23DFEC2E" w:rsidR="003F7875" w:rsidRDefault="00BE5793">
      <w:pPr>
        <w:pPrChange w:id="234" w:author="Linh Huynh" w:date="2022-11-17T13:38:00Z">
          <w:pPr>
            <w:spacing w:before="80" w:after="80" w:line="312" w:lineRule="auto"/>
          </w:pPr>
        </w:pPrChange>
      </w:pPr>
      <w:r w:rsidRPr="00BE5793">
        <w:t xml:space="preserve">Mục tiêu của </w:t>
      </w:r>
      <w:r w:rsidR="00727F7D">
        <w:t>dự án MyNote</w:t>
      </w:r>
      <w:r w:rsidRPr="00BE5793">
        <w:t xml:space="preserve"> nhằm</w:t>
      </w:r>
      <w:ins w:id="235" w:author="Linh Huynh" w:date="2022-11-17T13:37:00Z">
        <w:r w:rsidR="0082483A">
          <w:t>:</w:t>
        </w:r>
      </w:ins>
    </w:p>
    <w:p w14:paraId="70E5C42B" w14:textId="47DEF58F" w:rsidR="0082483A" w:rsidRDefault="00380C76" w:rsidP="003F7875">
      <w:pPr>
        <w:pStyle w:val="ListParagraph"/>
        <w:numPr>
          <w:ilvl w:val="0"/>
          <w:numId w:val="126"/>
        </w:numPr>
        <w:rPr>
          <w:ins w:id="236" w:author="Linh Huynh" w:date="2022-11-17T13:37:00Z"/>
        </w:rPr>
      </w:pPr>
      <w:ins w:id="237" w:author="Linh Huynh" w:date="2022-11-17T13:39:00Z">
        <w:r>
          <w:t>Nghiên cứu và phát triển ứng dụng đa nền tảng.</w:t>
        </w:r>
      </w:ins>
    </w:p>
    <w:p w14:paraId="2A5533E2" w14:textId="46DFB057" w:rsidR="0082483A" w:rsidRDefault="00727F7D">
      <w:pPr>
        <w:pStyle w:val="ListParagraph"/>
        <w:numPr>
          <w:ilvl w:val="0"/>
          <w:numId w:val="126"/>
        </w:numPr>
        <w:rPr>
          <w:ins w:id="238" w:author="Linh Huynh" w:date="2022-11-17T13:37:00Z"/>
        </w:rPr>
        <w:pPrChange w:id="239" w:author="Linh Huynh" w:date="2022-11-17T13:37:00Z">
          <w:pPr>
            <w:pStyle w:val="ListParagraph"/>
            <w:numPr>
              <w:numId w:val="124"/>
            </w:numPr>
            <w:tabs>
              <w:tab w:val="right" w:leader="dot" w:pos="9923"/>
            </w:tabs>
            <w:spacing w:before="120" w:after="120" w:line="240" w:lineRule="auto"/>
            <w:ind w:left="1080" w:hanging="360"/>
            <w:contextualSpacing/>
            <w:jc w:val="left"/>
          </w:pPr>
        </w:pPrChange>
      </w:pPr>
      <w:r>
        <w:t xml:space="preserve">Đào tạo </w:t>
      </w:r>
      <w:ins w:id="240" w:author="Linh Huynh" w:date="2022-11-17T13:37:00Z">
        <w:r w:rsidR="0082483A">
          <w:t>về framework .NET MAUI.</w:t>
        </w:r>
      </w:ins>
    </w:p>
    <w:p w14:paraId="5A6E3DDC" w14:textId="15441A5B" w:rsidR="005D35AA" w:rsidRDefault="005D35AA">
      <w:pPr>
        <w:pStyle w:val="ListParagraph"/>
        <w:numPr>
          <w:ilvl w:val="0"/>
          <w:numId w:val="126"/>
        </w:numPr>
        <w:rPr>
          <w:ins w:id="241" w:author="Linh Huynh" w:date="2022-11-17T13:37:00Z"/>
        </w:rPr>
        <w:pPrChange w:id="242" w:author="Linh Huynh" w:date="2022-11-17T13:37:00Z">
          <w:pPr>
            <w:pStyle w:val="ListParagraph"/>
            <w:numPr>
              <w:numId w:val="124"/>
            </w:numPr>
            <w:tabs>
              <w:tab w:val="right" w:leader="dot" w:pos="9923"/>
            </w:tabs>
            <w:spacing w:before="120" w:after="120" w:line="240" w:lineRule="auto"/>
            <w:ind w:left="1080" w:hanging="360"/>
            <w:contextualSpacing/>
            <w:jc w:val="left"/>
          </w:pPr>
        </w:pPrChange>
      </w:pPr>
      <w:ins w:id="243" w:author="Linh Huynh" w:date="2022-11-17T13:40:00Z">
        <w:r>
          <w:t xml:space="preserve">Xây dựng ứng dụng </w:t>
        </w:r>
      </w:ins>
      <w:r w:rsidR="00EC7080">
        <w:t xml:space="preserve">ghi chú </w:t>
      </w:r>
      <w:ins w:id="244" w:author="Linh Huynh" w:date="2022-11-17T13:40:00Z">
        <w:r>
          <w:t>MyNote đa nền tảng.</w:t>
        </w:r>
      </w:ins>
    </w:p>
    <w:p w14:paraId="45A47D77" w14:textId="36A114B4" w:rsidR="003B11B1" w:rsidDel="009D45CA" w:rsidRDefault="00BE5793">
      <w:pPr>
        <w:rPr>
          <w:del w:id="245" w:author="ndhien@cit.udn.vn" w:date="2021-03-24T12:01:00Z"/>
        </w:rPr>
        <w:pPrChange w:id="246" w:author="Linh Huynh" w:date="2022-11-17T13:37:00Z">
          <w:pPr>
            <w:spacing w:before="80" w:after="80" w:line="312" w:lineRule="auto"/>
          </w:pPr>
        </w:pPrChange>
      </w:pPr>
      <w:r w:rsidRPr="00BE5793">
        <w:t xml:space="preserve"> </w:t>
      </w:r>
      <w:del w:id="247" w:author="ndhien@cit.udn.vn" w:date="2021-03-24T12:10:00Z">
        <w:r w:rsidRPr="00BE5793" w:rsidDel="009D45CA">
          <w:delText>tìm hiểu</w:delText>
        </w:r>
      </w:del>
      <w:ins w:id="248" w:author="ndhien@cit.udn.vn" w:date="2021-03-24T12:10:00Z">
        <w:del w:id="249" w:author="Linh Huynh" w:date="2022-11-17T13:37:00Z">
          <w:r w:rsidR="009D45CA" w:rsidDel="0082483A">
            <w:delText>……</w:delText>
          </w:r>
        </w:del>
      </w:ins>
    </w:p>
    <w:p w14:paraId="154D8C64" w14:textId="5B0F9D69" w:rsidR="009D45CA" w:rsidDel="005D35AA" w:rsidRDefault="009D45CA">
      <w:pPr>
        <w:rPr>
          <w:ins w:id="250" w:author="ndhien@cit.udn.vn" w:date="2021-03-24T12:10:00Z"/>
          <w:del w:id="251" w:author="Linh Huynh" w:date="2022-11-17T13:40:00Z"/>
        </w:rPr>
        <w:pPrChange w:id="252" w:author="Linh Huynh" w:date="2022-11-17T13:37:00Z">
          <w:pPr>
            <w:spacing w:before="80" w:after="80" w:line="312" w:lineRule="auto"/>
          </w:pPr>
        </w:pPrChange>
      </w:pPr>
    </w:p>
    <w:p w14:paraId="0116B11F" w14:textId="6D0AEC1D" w:rsidR="009D45CA" w:rsidDel="005D35AA" w:rsidRDefault="009D45CA">
      <w:pPr>
        <w:rPr>
          <w:ins w:id="253" w:author="ndhien@cit.udn.vn" w:date="2021-03-24T12:10:00Z"/>
          <w:del w:id="254" w:author="Linh Huynh" w:date="2022-11-17T13:40:00Z"/>
          <w:szCs w:val="26"/>
        </w:rPr>
        <w:pPrChange w:id="255" w:author="Linh Huynh" w:date="2022-11-17T13:37:00Z">
          <w:pPr>
            <w:spacing w:before="80" w:after="80" w:line="312" w:lineRule="auto"/>
          </w:pPr>
        </w:pPrChange>
      </w:pPr>
    </w:p>
    <w:p w14:paraId="2B6D20D5" w14:textId="131A00B8" w:rsidR="005D35AA" w:rsidRDefault="00347C7F" w:rsidP="00033732">
      <w:pPr>
        <w:pStyle w:val="StyleHeading2TimesNewRoman14pt1"/>
        <w:spacing w:before="0"/>
        <w:rPr>
          <w:ins w:id="256" w:author="Linh Huynh" w:date="2022-11-17T13:41:00Z"/>
        </w:rPr>
      </w:pPr>
      <w:bookmarkStart w:id="257" w:name="_Toc141605837"/>
      <w:ins w:id="258" w:author="ndhien@cit.udn.vn" w:date="2021-03-24T12:10:00Z">
        <w:r>
          <w:t>3</w:t>
        </w:r>
        <w:del w:id="259" w:author="Linh Huynh" w:date="2022-11-17T13:41:00Z">
          <w:r w:rsidRPr="00727A3C" w:rsidDel="005D35AA">
            <w:delText xml:space="preserve">. </w:delText>
          </w:r>
          <w:r w:rsidDel="005D35AA">
            <w:delText>Nội dung v</w:delText>
          </w:r>
        </w:del>
      </w:ins>
      <w:ins w:id="260" w:author="ndhien@cit.udn.vn" w:date="2021-03-24T12:11:00Z">
        <w:del w:id="261" w:author="Linh Huynh" w:date="2022-11-17T13:41:00Z">
          <w:r w:rsidDel="005D35AA">
            <w:delText>à kế hoạch thực hiện</w:delText>
          </w:r>
        </w:del>
      </w:ins>
      <w:ins w:id="262" w:author="Linh Huynh" w:date="2022-11-17T13:41:00Z">
        <w:r w:rsidR="005D35AA">
          <w:t>. Phương pháp nghiên cứu</w:t>
        </w:r>
        <w:bookmarkEnd w:id="257"/>
      </w:ins>
    </w:p>
    <w:p w14:paraId="6263A3E2" w14:textId="55FA6486" w:rsidR="00E05EDB" w:rsidRDefault="005D35AA">
      <w:pPr>
        <w:pStyle w:val="ListParagraph"/>
        <w:numPr>
          <w:ilvl w:val="0"/>
          <w:numId w:val="127"/>
        </w:numPr>
        <w:ind w:left="714" w:hanging="357"/>
        <w:jc w:val="left"/>
        <w:rPr>
          <w:ins w:id="263" w:author="Linh Huynh" w:date="2022-11-17T13:43:00Z"/>
          <w:b/>
        </w:rPr>
        <w:pPrChange w:id="264" w:author="Linh Huynh" w:date="2022-11-17T13:43:00Z">
          <w:pPr>
            <w:pStyle w:val="ListParagraph"/>
            <w:numPr>
              <w:numId w:val="127"/>
            </w:numPr>
            <w:spacing w:before="120" w:after="120"/>
            <w:ind w:hanging="360"/>
            <w:contextualSpacing/>
          </w:pPr>
        </w:pPrChange>
      </w:pPr>
      <w:ins w:id="265" w:author="Linh Huynh" w:date="2022-11-17T13:41:00Z">
        <w:r w:rsidRPr="00E20717">
          <w:t>Khảo sát thực trạng.</w:t>
        </w:r>
      </w:ins>
    </w:p>
    <w:p w14:paraId="5E391BAC" w14:textId="77777777" w:rsidR="00E05EDB" w:rsidRDefault="005D35AA">
      <w:pPr>
        <w:pStyle w:val="ListParagraph"/>
        <w:numPr>
          <w:ilvl w:val="0"/>
          <w:numId w:val="127"/>
        </w:numPr>
        <w:ind w:left="714" w:hanging="357"/>
        <w:jc w:val="left"/>
        <w:rPr>
          <w:ins w:id="266" w:author="Linh Huynh" w:date="2022-11-17T13:43:00Z"/>
          <w:b/>
        </w:rPr>
        <w:pPrChange w:id="267" w:author="Linh Huynh" w:date="2022-11-17T13:43:00Z">
          <w:pPr>
            <w:spacing w:before="80" w:after="80" w:line="312" w:lineRule="auto"/>
          </w:pPr>
        </w:pPrChange>
      </w:pPr>
      <w:ins w:id="268" w:author="Linh Huynh" w:date="2022-11-17T13:41:00Z">
        <w:r w:rsidRPr="00E05EDB">
          <w:rPr>
            <w:bCs/>
          </w:rPr>
          <w:t>Tìm hiểu về .NET MAUI.</w:t>
        </w:r>
      </w:ins>
    </w:p>
    <w:p w14:paraId="4FA53A4E" w14:textId="2331F5B3" w:rsidR="00E05EDB" w:rsidRPr="00E05EDB" w:rsidRDefault="005D35AA">
      <w:pPr>
        <w:pStyle w:val="ListParagraph"/>
        <w:numPr>
          <w:ilvl w:val="0"/>
          <w:numId w:val="127"/>
        </w:numPr>
        <w:rPr>
          <w:ins w:id="269" w:author="Linh Huynh" w:date="2022-11-17T13:43:00Z"/>
          <w:b/>
        </w:rPr>
        <w:pPrChange w:id="270" w:author="Linh Huynh" w:date="2022-11-17T13:43:00Z">
          <w:pPr>
            <w:spacing w:before="80" w:after="80" w:line="312" w:lineRule="auto"/>
          </w:pPr>
        </w:pPrChange>
      </w:pPr>
      <w:ins w:id="271" w:author="Linh Huynh" w:date="2022-11-17T13:41:00Z">
        <w:r w:rsidRPr="00E05EDB">
          <w:rPr>
            <w:rPrChange w:id="272" w:author="Linh Huynh" w:date="2022-11-17T13:43:00Z">
              <w:rPr>
                <w:bCs/>
              </w:rPr>
            </w:rPrChange>
          </w:rPr>
          <w:t>Phân tích và thiết kế hệ thống.</w:t>
        </w:r>
      </w:ins>
    </w:p>
    <w:p w14:paraId="679A5800" w14:textId="0E36C7BB" w:rsidR="005D35AA" w:rsidRPr="00E05EDB" w:rsidDel="00E05EDB" w:rsidRDefault="005D35AA">
      <w:pPr>
        <w:pStyle w:val="ListParagraph"/>
        <w:numPr>
          <w:ilvl w:val="0"/>
          <w:numId w:val="127"/>
        </w:numPr>
        <w:rPr>
          <w:ins w:id="273" w:author="ndhien@cit.udn.vn" w:date="2021-03-24T12:10:00Z"/>
          <w:del w:id="274" w:author="Linh Huynh" w:date="2022-11-17T13:42:00Z"/>
          <w:rPrChange w:id="275" w:author="Linh Huynh" w:date="2022-11-17T13:43:00Z">
            <w:rPr>
              <w:ins w:id="276" w:author="ndhien@cit.udn.vn" w:date="2021-03-24T12:10:00Z"/>
              <w:del w:id="277" w:author="Linh Huynh" w:date="2022-11-17T13:42:00Z"/>
              <w:i/>
            </w:rPr>
          </w:rPrChange>
        </w:rPr>
        <w:pPrChange w:id="278" w:author="Linh Huynh" w:date="2022-11-17T13:43:00Z">
          <w:pPr>
            <w:pStyle w:val="StyleHeading2TimesNewRoman14pt1"/>
          </w:pPr>
        </w:pPrChange>
      </w:pPr>
      <w:ins w:id="279" w:author="Linh Huynh" w:date="2022-11-17T13:41:00Z">
        <w:r w:rsidRPr="00E05EDB">
          <w:rPr>
            <w:rPrChange w:id="280" w:author="Linh Huynh" w:date="2022-11-17T13:43:00Z">
              <w:rPr/>
            </w:rPrChange>
          </w:rPr>
          <w:t>Nghiên cứu xây dựng chương trình.</w:t>
        </w:r>
      </w:ins>
    </w:p>
    <w:p w14:paraId="0C50D9D2" w14:textId="77777777" w:rsidR="00174AF2" w:rsidRPr="00BE5793" w:rsidRDefault="00174AF2">
      <w:pPr>
        <w:pStyle w:val="ListParagraph"/>
        <w:numPr>
          <w:ilvl w:val="0"/>
          <w:numId w:val="127"/>
        </w:numPr>
        <w:rPr>
          <w:ins w:id="281" w:author="ndhien@cit.udn.vn" w:date="2021-03-24T12:07:00Z"/>
        </w:rPr>
        <w:pPrChange w:id="282" w:author="Linh Huynh" w:date="2022-11-17T13:43:00Z">
          <w:pPr>
            <w:spacing w:before="80" w:after="80" w:line="312" w:lineRule="auto"/>
          </w:pPr>
        </w:pPrChange>
      </w:pPr>
    </w:p>
    <w:p w14:paraId="526E2674" w14:textId="7FAB130D" w:rsidR="001D639D" w:rsidRPr="0002603E" w:rsidDel="005F1FAA" w:rsidRDefault="001D639D">
      <w:pPr>
        <w:pStyle w:val="StyleHeading2TimesNewRoman14pt1"/>
        <w:rPr>
          <w:del w:id="283" w:author="ndhien@cit.udn.vn" w:date="2021-03-24T12:07:00Z"/>
          <w:szCs w:val="26"/>
        </w:rPr>
        <w:pPrChange w:id="284" w:author="ndhien@cit.udn.vn" w:date="2021-03-24T12:09:00Z">
          <w:pPr>
            <w:spacing w:before="80" w:after="80" w:line="312" w:lineRule="auto"/>
          </w:pPr>
        </w:pPrChange>
      </w:pPr>
      <w:bookmarkStart w:id="285" w:name="_Toc6684070"/>
      <w:bookmarkStart w:id="286" w:name="_Toc6684131"/>
    </w:p>
    <w:p w14:paraId="66C62361" w14:textId="593FBC08" w:rsidR="00DC116E" w:rsidRPr="00727A3C" w:rsidDel="006B6F26" w:rsidRDefault="00276627">
      <w:pPr>
        <w:pStyle w:val="StyleHeading2TimesNewRoman14pt1"/>
        <w:rPr>
          <w:del w:id="287" w:author="ndhien@cit.udn.vn" w:date="2021-03-24T11:56:00Z"/>
        </w:rPr>
      </w:pPr>
      <w:bookmarkStart w:id="288" w:name="_Toc6688599"/>
      <w:bookmarkStart w:id="289" w:name="_Toc7253365"/>
      <w:bookmarkStart w:id="290" w:name="_Toc7978872"/>
      <w:bookmarkStart w:id="291" w:name="_Toc8805998"/>
      <w:bookmarkStart w:id="292" w:name="_Toc9016565"/>
      <w:del w:id="293" w:author="ndhien@cit.udn.vn" w:date="2021-03-24T12:05:00Z">
        <w:r w:rsidRPr="00727A3C" w:rsidDel="0070720A">
          <w:delText xml:space="preserve">3. </w:delText>
        </w:r>
      </w:del>
      <w:del w:id="294" w:author="ndhien@cit.udn.vn" w:date="2021-03-24T11:56:00Z">
        <w:r w:rsidR="008078C2" w:rsidRPr="00727A3C" w:rsidDel="006B6F26">
          <w:delText>Đối tượng,</w:delText>
        </w:r>
        <w:r w:rsidR="00326F9A" w:rsidRPr="00727A3C" w:rsidDel="006B6F26">
          <w:delText xml:space="preserve"> phạm vi và phương pháp </w:delText>
        </w:r>
        <w:r w:rsidR="0008108D" w:rsidRPr="00727A3C" w:rsidDel="006B6F26">
          <w:delText>tiếp cận</w:delText>
        </w:r>
        <w:bookmarkEnd w:id="285"/>
        <w:bookmarkEnd w:id="286"/>
        <w:bookmarkEnd w:id="288"/>
        <w:bookmarkEnd w:id="289"/>
        <w:bookmarkEnd w:id="290"/>
        <w:bookmarkEnd w:id="291"/>
        <w:bookmarkEnd w:id="292"/>
      </w:del>
    </w:p>
    <w:p w14:paraId="5A482803" w14:textId="10DFDF80" w:rsidR="003B11B1" w:rsidRPr="00F83E27" w:rsidDel="006B6F26" w:rsidRDefault="00DC116E">
      <w:pPr>
        <w:pStyle w:val="StyleHeading2TimesNewRoman14pt1"/>
        <w:rPr>
          <w:del w:id="295" w:author="ndhien@cit.udn.vn" w:date="2021-03-24T11:56:00Z"/>
          <w:rPrChange w:id="296" w:author="ndhien@cit.udn.vn" w:date="2021-03-24T12:01:00Z">
            <w:rPr>
              <w:del w:id="297" w:author="ndhien@cit.udn.vn" w:date="2021-03-24T11:56:00Z"/>
              <w:szCs w:val="26"/>
            </w:rPr>
          </w:rPrChange>
        </w:rPr>
        <w:pPrChange w:id="298" w:author="ndhien@cit.udn.vn" w:date="2021-03-24T12:09:00Z">
          <w:pPr>
            <w:spacing w:before="80" w:after="80" w:line="312" w:lineRule="auto"/>
            <w:ind w:firstLine="709"/>
          </w:pPr>
        </w:pPrChange>
      </w:pPr>
      <w:del w:id="299" w:author="ndhien@cit.udn.vn" w:date="2021-03-24T11:56:00Z">
        <w:r w:rsidRPr="00F83E27" w:rsidDel="006B6F26">
          <w:rPr>
            <w:rPrChange w:id="300" w:author="ndhien@cit.udn.vn" w:date="2021-03-24T12:01:00Z">
              <w:rPr>
                <w:szCs w:val="26"/>
              </w:rPr>
            </w:rPrChange>
          </w:rPr>
          <w:delText xml:space="preserve">Dựa trên hướng tiếp cận </w:delText>
        </w:r>
      </w:del>
    </w:p>
    <w:p w14:paraId="1D33EAE3" w14:textId="778DFCA6" w:rsidR="000C4855" w:rsidRPr="00F83E27" w:rsidDel="006B6F26" w:rsidRDefault="000C4855">
      <w:pPr>
        <w:pStyle w:val="StyleHeading2TimesNewRoman14pt1"/>
        <w:rPr>
          <w:del w:id="301" w:author="ndhien@cit.udn.vn" w:date="2021-03-24T11:56:00Z"/>
          <w:rPrChange w:id="302" w:author="ndhien@cit.udn.vn" w:date="2021-03-24T12:01:00Z">
            <w:rPr>
              <w:del w:id="303" w:author="ndhien@cit.udn.vn" w:date="2021-03-24T11:56:00Z"/>
              <w:sz w:val="24"/>
              <w:szCs w:val="26"/>
            </w:rPr>
          </w:rPrChange>
        </w:rPr>
        <w:pPrChange w:id="304" w:author="ndhien@cit.udn.vn" w:date="2021-03-24T12:09:00Z">
          <w:pPr>
            <w:spacing w:before="80" w:after="80" w:line="312" w:lineRule="auto"/>
            <w:ind w:firstLine="709"/>
          </w:pPr>
        </w:pPrChange>
      </w:pPr>
    </w:p>
    <w:p w14:paraId="6BC6BA3D" w14:textId="055151A2" w:rsidR="004C77F8" w:rsidRPr="00F83E27" w:rsidDel="006B6F26" w:rsidRDefault="00276627">
      <w:pPr>
        <w:pStyle w:val="StyleHeading2TimesNewRoman14pt1"/>
        <w:rPr>
          <w:del w:id="305" w:author="ndhien@cit.udn.vn" w:date="2021-03-24T11:56:00Z"/>
          <w:rPrChange w:id="306" w:author="ndhien@cit.udn.vn" w:date="2021-03-24T12:01:00Z">
            <w:rPr>
              <w:del w:id="307" w:author="ndhien@cit.udn.vn" w:date="2021-03-24T11:56:00Z"/>
              <w:sz w:val="28"/>
              <w:szCs w:val="26"/>
            </w:rPr>
          </w:rPrChange>
        </w:rPr>
        <w:pPrChange w:id="308" w:author="ndhien@cit.udn.vn" w:date="2021-03-24T12:09:00Z">
          <w:pPr>
            <w:pStyle w:val="Heading2"/>
            <w:spacing w:before="240" w:after="120" w:line="312" w:lineRule="auto"/>
            <w:jc w:val="left"/>
          </w:pPr>
        </w:pPrChange>
      </w:pPr>
      <w:bookmarkStart w:id="309" w:name="_Toc6684071"/>
      <w:bookmarkStart w:id="310" w:name="_Toc6684132"/>
      <w:bookmarkStart w:id="311" w:name="_Toc6688600"/>
      <w:bookmarkStart w:id="312" w:name="_Toc7253366"/>
      <w:bookmarkStart w:id="313" w:name="_Toc7978873"/>
      <w:bookmarkStart w:id="314" w:name="_Toc8805999"/>
      <w:bookmarkStart w:id="315" w:name="_Toc9016566"/>
      <w:del w:id="316" w:author="ndhien@cit.udn.vn" w:date="2021-03-24T11:56:00Z">
        <w:r w:rsidRPr="00F83E27" w:rsidDel="006B6F26">
          <w:rPr>
            <w:b w:val="0"/>
            <w:bCs w:val="0"/>
            <w:rPrChange w:id="317" w:author="ndhien@cit.udn.vn" w:date="2021-03-24T12:01:00Z">
              <w:rPr>
                <w:b w:val="0"/>
                <w:bCs w:val="0"/>
                <w:szCs w:val="26"/>
              </w:rPr>
            </w:rPrChange>
          </w:rPr>
          <w:delText xml:space="preserve">4. </w:delText>
        </w:r>
        <w:r w:rsidR="004C77F8" w:rsidRPr="00F83E27" w:rsidDel="006B6F26">
          <w:rPr>
            <w:b w:val="0"/>
            <w:bCs w:val="0"/>
            <w:rPrChange w:id="318" w:author="ndhien@cit.udn.vn" w:date="2021-03-24T12:01:00Z">
              <w:rPr>
                <w:b w:val="0"/>
                <w:bCs w:val="0"/>
                <w:szCs w:val="26"/>
              </w:rPr>
            </w:rPrChange>
          </w:rPr>
          <w:delText xml:space="preserve">Đóng góp của </w:delText>
        </w:r>
        <w:r w:rsidR="00D349EB" w:rsidRPr="00F83E27" w:rsidDel="006B6F26">
          <w:rPr>
            <w:b w:val="0"/>
            <w:bCs w:val="0"/>
            <w:rPrChange w:id="319" w:author="ndhien@cit.udn.vn" w:date="2021-03-24T12:01:00Z">
              <w:rPr>
                <w:b w:val="0"/>
                <w:bCs w:val="0"/>
                <w:szCs w:val="26"/>
              </w:rPr>
            </w:rPrChange>
          </w:rPr>
          <w:delText>đề tài</w:delText>
        </w:r>
        <w:bookmarkEnd w:id="309"/>
        <w:bookmarkEnd w:id="310"/>
        <w:bookmarkEnd w:id="311"/>
        <w:bookmarkEnd w:id="312"/>
        <w:bookmarkEnd w:id="313"/>
        <w:bookmarkEnd w:id="314"/>
        <w:bookmarkEnd w:id="315"/>
      </w:del>
    </w:p>
    <w:p w14:paraId="41E3A3B5" w14:textId="1FBDA74B" w:rsidR="00BE5793" w:rsidRPr="00F83E27" w:rsidDel="006B6F26" w:rsidRDefault="00BE5793">
      <w:pPr>
        <w:pStyle w:val="StyleHeading2TimesNewRoman14pt1"/>
        <w:rPr>
          <w:del w:id="320" w:author="ndhien@cit.udn.vn" w:date="2021-03-24T11:56:00Z"/>
          <w:rPrChange w:id="321" w:author="ndhien@cit.udn.vn" w:date="2021-03-24T12:01:00Z">
            <w:rPr>
              <w:del w:id="322" w:author="ndhien@cit.udn.vn" w:date="2021-03-24T11:56:00Z"/>
              <w:szCs w:val="26"/>
            </w:rPr>
          </w:rPrChange>
        </w:rPr>
        <w:pPrChange w:id="323" w:author="ndhien@cit.udn.vn" w:date="2021-03-24T12:09:00Z">
          <w:pPr>
            <w:spacing w:before="80" w:after="80" w:line="312" w:lineRule="auto"/>
            <w:ind w:firstLine="709"/>
          </w:pPr>
        </w:pPrChange>
      </w:pPr>
      <w:bookmarkStart w:id="324" w:name="_Toc6684072"/>
      <w:bookmarkStart w:id="325" w:name="_Toc6684133"/>
      <w:bookmarkStart w:id="326" w:name="_Toc6688601"/>
      <w:bookmarkStart w:id="327" w:name="_Toc7253367"/>
      <w:bookmarkStart w:id="328" w:name="_Toc7978874"/>
      <w:bookmarkStart w:id="329" w:name="_Toc8806000"/>
      <w:bookmarkStart w:id="330" w:name="_Toc9016567"/>
      <w:del w:id="331" w:author="ndhien@cit.udn.vn" w:date="2021-03-24T11:56:00Z">
        <w:r w:rsidRPr="00F83E27" w:rsidDel="006B6F26">
          <w:rPr>
            <w:rPrChange w:id="332" w:author="ndhien@cit.udn.vn" w:date="2021-03-24T12:01:00Z">
              <w:rPr>
                <w:szCs w:val="26"/>
              </w:rPr>
            </w:rPrChange>
          </w:rPr>
          <w:delText>Trên cơ sở tìm hiểu, phân tích, tổng hợp và áp dụng, đề tài đạt được một số kết quả như sau:</w:delText>
        </w:r>
      </w:del>
    </w:p>
    <w:p w14:paraId="550C1FCF" w14:textId="7EDC4194" w:rsidR="003B11B1" w:rsidRPr="00F83E27" w:rsidDel="006B6F26" w:rsidRDefault="003B11B1">
      <w:pPr>
        <w:pStyle w:val="StyleHeading2TimesNewRoman14pt1"/>
        <w:rPr>
          <w:del w:id="333" w:author="ndhien@cit.udn.vn" w:date="2021-03-24T11:56:00Z"/>
          <w:rPrChange w:id="334" w:author="ndhien@cit.udn.vn" w:date="2021-03-24T12:01:00Z">
            <w:rPr>
              <w:del w:id="335" w:author="ndhien@cit.udn.vn" w:date="2021-03-24T11:56:00Z"/>
              <w:szCs w:val="26"/>
            </w:rPr>
          </w:rPrChange>
        </w:rPr>
        <w:pPrChange w:id="336" w:author="ndhien@cit.udn.vn" w:date="2021-03-24T12:09:00Z">
          <w:pPr>
            <w:numPr>
              <w:numId w:val="13"/>
            </w:numPr>
            <w:spacing w:before="80" w:after="80" w:line="312" w:lineRule="auto"/>
            <w:ind w:left="1134" w:hanging="283"/>
          </w:pPr>
        </w:pPrChange>
      </w:pPr>
      <w:del w:id="337" w:author="ndhien@cit.udn.vn" w:date="2021-03-24T11:56:00Z">
        <w:r w:rsidRPr="00F83E27" w:rsidDel="006B6F26">
          <w:rPr>
            <w:rPrChange w:id="338" w:author="ndhien@cit.udn.vn" w:date="2021-03-24T12:01:00Z">
              <w:rPr>
                <w:szCs w:val="26"/>
              </w:rPr>
            </w:rPrChange>
          </w:rPr>
          <w:delText>aaaa</w:delText>
        </w:r>
      </w:del>
    </w:p>
    <w:p w14:paraId="2C23248D" w14:textId="0D59FEB6" w:rsidR="006B6F26" w:rsidRPr="00F83E27" w:rsidDel="009D45CA" w:rsidRDefault="003B11B1">
      <w:pPr>
        <w:pStyle w:val="StyleHeading2TimesNewRoman14pt1"/>
        <w:rPr>
          <w:del w:id="339" w:author="ndhien@cit.udn.vn" w:date="2021-03-24T12:10:00Z"/>
          <w:rPrChange w:id="340" w:author="ndhien@cit.udn.vn" w:date="2021-03-24T12:04:00Z">
            <w:rPr>
              <w:del w:id="341" w:author="ndhien@cit.udn.vn" w:date="2021-03-24T12:10:00Z"/>
              <w:szCs w:val="26"/>
            </w:rPr>
          </w:rPrChange>
        </w:rPr>
        <w:pPrChange w:id="342" w:author="ndhien@cit.udn.vn" w:date="2021-03-24T12:09:00Z">
          <w:pPr>
            <w:numPr>
              <w:numId w:val="13"/>
            </w:numPr>
            <w:spacing w:before="80" w:after="80" w:line="312" w:lineRule="auto"/>
            <w:ind w:left="1134" w:hanging="283"/>
          </w:pPr>
        </w:pPrChange>
      </w:pPr>
      <w:del w:id="343" w:author="ndhien@cit.udn.vn" w:date="2021-03-24T11:56:00Z">
        <w:r w:rsidRPr="00F83E27" w:rsidDel="006B6F26">
          <w:rPr>
            <w:rPrChange w:id="344" w:author="ndhien@cit.udn.vn" w:date="2021-03-24T12:01:00Z">
              <w:rPr>
                <w:szCs w:val="26"/>
              </w:rPr>
            </w:rPrChange>
          </w:rPr>
          <w:delText>bbbbb</w:delText>
        </w:r>
      </w:del>
    </w:p>
    <w:p w14:paraId="581244B5" w14:textId="32675A3C" w:rsidR="004C77F8" w:rsidRPr="00F83E27" w:rsidRDefault="00276627">
      <w:pPr>
        <w:pStyle w:val="StyleHeading2TimesNewRoman14pt1"/>
        <w:spacing w:before="0"/>
        <w:rPr>
          <w:rPrChange w:id="345" w:author="ndhien@cit.udn.vn" w:date="2021-03-24T12:01:00Z">
            <w:rPr>
              <w:sz w:val="28"/>
              <w:szCs w:val="26"/>
            </w:rPr>
          </w:rPrChange>
        </w:rPr>
        <w:pPrChange w:id="346" w:author="ndhien@cit.udn.vn" w:date="2021-03-24T12:01:00Z">
          <w:pPr>
            <w:pStyle w:val="Heading2"/>
            <w:spacing w:before="240" w:after="120" w:line="312" w:lineRule="auto"/>
            <w:jc w:val="left"/>
          </w:pPr>
        </w:pPrChange>
      </w:pPr>
      <w:del w:id="347" w:author="ndhien@cit.udn.vn" w:date="2021-03-24T11:57:00Z">
        <w:r w:rsidRPr="00F83E27" w:rsidDel="006B6F26">
          <w:rPr>
            <w:rPrChange w:id="348" w:author="ndhien@cit.udn.vn" w:date="2021-03-24T12:01:00Z">
              <w:rPr>
                <w:szCs w:val="26"/>
              </w:rPr>
            </w:rPrChange>
          </w:rPr>
          <w:delText>5</w:delText>
        </w:r>
      </w:del>
      <w:bookmarkStart w:id="349" w:name="_Toc141605838"/>
      <w:ins w:id="350" w:author="ndhien@cit.udn.vn" w:date="2021-03-24T11:57:00Z">
        <w:r w:rsidR="006B6F26" w:rsidRPr="00F83E27">
          <w:rPr>
            <w:rPrChange w:id="351" w:author="ndhien@cit.udn.vn" w:date="2021-03-24T12:01:00Z">
              <w:rPr>
                <w:szCs w:val="26"/>
              </w:rPr>
            </w:rPrChange>
          </w:rPr>
          <w:t>4</w:t>
        </w:r>
      </w:ins>
      <w:r w:rsidRPr="00F83E27">
        <w:rPr>
          <w:rPrChange w:id="352" w:author="ndhien@cit.udn.vn" w:date="2021-03-24T12:01:00Z">
            <w:rPr>
              <w:szCs w:val="26"/>
            </w:rPr>
          </w:rPrChange>
        </w:rPr>
        <w:t xml:space="preserve">. </w:t>
      </w:r>
      <w:r w:rsidR="004C77F8" w:rsidRPr="00F83E27">
        <w:rPr>
          <w:rPrChange w:id="353" w:author="ndhien@cit.udn.vn" w:date="2021-03-24T12:01:00Z">
            <w:rPr>
              <w:szCs w:val="26"/>
            </w:rPr>
          </w:rPrChange>
        </w:rPr>
        <w:t xml:space="preserve">Bố cục </w:t>
      </w:r>
      <w:del w:id="354" w:author="ndhien@cit.udn.vn" w:date="2021-03-24T11:55:00Z">
        <w:r w:rsidR="004C77F8" w:rsidRPr="00F83E27" w:rsidDel="006B6F26">
          <w:rPr>
            <w:rPrChange w:id="355" w:author="ndhien@cit.udn.vn" w:date="2021-03-24T12:01:00Z">
              <w:rPr>
                <w:szCs w:val="26"/>
              </w:rPr>
            </w:rPrChange>
          </w:rPr>
          <w:delText xml:space="preserve">của </w:delText>
        </w:r>
        <w:bookmarkEnd w:id="324"/>
        <w:bookmarkEnd w:id="325"/>
        <w:bookmarkEnd w:id="326"/>
        <w:bookmarkEnd w:id="327"/>
        <w:bookmarkEnd w:id="328"/>
        <w:bookmarkEnd w:id="329"/>
        <w:bookmarkEnd w:id="330"/>
        <w:r w:rsidR="001F3B50" w:rsidRPr="00F83E27" w:rsidDel="006B6F26">
          <w:rPr>
            <w:rPrChange w:id="356" w:author="ndhien@cit.udn.vn" w:date="2021-03-24T12:01:00Z">
              <w:rPr>
                <w:szCs w:val="26"/>
              </w:rPr>
            </w:rPrChange>
          </w:rPr>
          <w:delText>đề tài</w:delText>
        </w:r>
      </w:del>
      <w:ins w:id="357" w:author="ndhien@cit.udn.vn" w:date="2021-03-24T11:55:00Z">
        <w:r w:rsidR="006B6F26" w:rsidRPr="00F83E27">
          <w:rPr>
            <w:rPrChange w:id="358" w:author="ndhien@cit.udn.vn" w:date="2021-03-24T12:01:00Z">
              <w:rPr>
                <w:szCs w:val="26"/>
              </w:rPr>
            </w:rPrChange>
          </w:rPr>
          <w:t>báo cáo</w:t>
        </w:r>
      </w:ins>
      <w:bookmarkEnd w:id="349"/>
    </w:p>
    <w:p w14:paraId="4FE2C126" w14:textId="77777777" w:rsidR="00BE5793" w:rsidRPr="00911E6D" w:rsidRDefault="00BE5793" w:rsidP="00BE5793">
      <w:pPr>
        <w:spacing w:before="80" w:after="80" w:line="312" w:lineRule="auto"/>
        <w:ind w:firstLine="709"/>
        <w:rPr>
          <w:szCs w:val="26"/>
        </w:rPr>
      </w:pPr>
      <w:bookmarkStart w:id="359" w:name="_Toc6684073"/>
      <w:bookmarkStart w:id="360" w:name="_Toc6684134"/>
      <w:r>
        <w:rPr>
          <w:szCs w:val="26"/>
        </w:rPr>
        <w:t xml:space="preserve">Sau </w:t>
      </w:r>
      <w:r w:rsidRPr="00911E6D">
        <w:rPr>
          <w:szCs w:val="26"/>
        </w:rPr>
        <w:t xml:space="preserve">phần </w:t>
      </w:r>
      <w:r w:rsidRPr="004F63A0">
        <w:rPr>
          <w:i/>
          <w:szCs w:val="26"/>
        </w:rPr>
        <w:t>Mở đầu</w:t>
      </w:r>
      <w:r w:rsidRPr="00911E6D">
        <w:rPr>
          <w:szCs w:val="26"/>
        </w:rPr>
        <w:t xml:space="preserve">, </w:t>
      </w:r>
      <w:r w:rsidR="003B11B1">
        <w:rPr>
          <w:szCs w:val="26"/>
        </w:rPr>
        <w:t>báo cáo</w:t>
      </w:r>
      <w:r w:rsidRPr="00911E6D">
        <w:rPr>
          <w:szCs w:val="26"/>
        </w:rPr>
        <w:t xml:space="preserve"> được trình bày trong ba chương</w:t>
      </w:r>
      <w:r>
        <w:rPr>
          <w:szCs w:val="26"/>
        </w:rPr>
        <w:t>, cụ thể</w:t>
      </w:r>
      <w:r w:rsidRPr="00911E6D">
        <w:rPr>
          <w:szCs w:val="26"/>
        </w:rPr>
        <w:t xml:space="preserve"> như sau:</w:t>
      </w:r>
    </w:p>
    <w:p w14:paraId="4918B023" w14:textId="703E5E1E" w:rsidR="00BE5793" w:rsidRPr="00911E6D" w:rsidRDefault="00BE5793" w:rsidP="00BE5793">
      <w:pPr>
        <w:spacing w:before="80" w:after="80" w:line="312" w:lineRule="auto"/>
        <w:ind w:firstLine="709"/>
        <w:rPr>
          <w:szCs w:val="26"/>
        </w:rPr>
      </w:pPr>
      <w:r w:rsidRPr="00911E6D">
        <w:rPr>
          <w:szCs w:val="26"/>
        </w:rPr>
        <w:t xml:space="preserve">Chương 1. </w:t>
      </w:r>
      <w:del w:id="361" w:author="Linh Huynh" w:date="2022-11-17T13:43:00Z">
        <w:r w:rsidRPr="00911E6D" w:rsidDel="00785A9A">
          <w:rPr>
            <w:i/>
            <w:szCs w:val="26"/>
          </w:rPr>
          <w:delText xml:space="preserve">Tổng quan về </w:delText>
        </w:r>
        <w:r w:rsidR="003B11B1" w:rsidDel="00785A9A">
          <w:rPr>
            <w:i/>
            <w:szCs w:val="26"/>
          </w:rPr>
          <w:delText>…</w:delText>
        </w:r>
        <w:r w:rsidR="004F63A0" w:rsidDel="00785A9A">
          <w:rPr>
            <w:i/>
            <w:szCs w:val="26"/>
          </w:rPr>
          <w:delText>.</w:delText>
        </w:r>
      </w:del>
      <w:r w:rsidR="006046BD" w:rsidRPr="006046BD">
        <w:t xml:space="preserve"> </w:t>
      </w:r>
      <w:r w:rsidR="00EC7080">
        <w:rPr>
          <w:i/>
        </w:rPr>
        <w:t>Giới thiệu về công ty IT C-force Nhật Bản</w:t>
      </w:r>
      <w:r w:rsidR="006046BD" w:rsidRPr="00911E6D">
        <w:rPr>
          <w:szCs w:val="26"/>
        </w:rPr>
        <w:t xml:space="preserve"> </w:t>
      </w:r>
    </w:p>
    <w:p w14:paraId="532A06AE" w14:textId="1BFF9839" w:rsidR="00BE5793" w:rsidRPr="00911E6D" w:rsidRDefault="00BE5793" w:rsidP="00BE5793">
      <w:pPr>
        <w:spacing w:before="80" w:after="80" w:line="312" w:lineRule="auto"/>
        <w:ind w:firstLine="709"/>
        <w:rPr>
          <w:szCs w:val="26"/>
        </w:rPr>
      </w:pPr>
      <w:r w:rsidRPr="00911E6D">
        <w:rPr>
          <w:szCs w:val="26"/>
        </w:rPr>
        <w:t xml:space="preserve">Chương 2. </w:t>
      </w:r>
      <w:r w:rsidR="00EC7080">
        <w:rPr>
          <w:i/>
        </w:rPr>
        <w:t xml:space="preserve">Kết quả </w:t>
      </w:r>
      <w:r w:rsidR="00C17E17">
        <w:rPr>
          <w:i/>
        </w:rPr>
        <w:t>khảo sát thị trường</w:t>
      </w:r>
      <w:r w:rsidR="00EC7080">
        <w:rPr>
          <w:i/>
        </w:rPr>
        <w:t xml:space="preserve"> và xây dựng mô hình ứng dụng ghi chú MyNote</w:t>
      </w:r>
      <w:r w:rsidR="004F63A0">
        <w:rPr>
          <w:szCs w:val="26"/>
        </w:rPr>
        <w:t xml:space="preserve"> </w:t>
      </w:r>
    </w:p>
    <w:p w14:paraId="0E4F247F" w14:textId="4097643B" w:rsidR="00BE5793" w:rsidRPr="006046BD" w:rsidRDefault="00BE5793" w:rsidP="00BE5793">
      <w:pPr>
        <w:spacing w:before="80" w:after="80" w:line="312" w:lineRule="auto"/>
        <w:ind w:firstLine="709"/>
        <w:rPr>
          <w:i/>
          <w:szCs w:val="26"/>
        </w:rPr>
      </w:pPr>
      <w:r w:rsidRPr="00911E6D">
        <w:rPr>
          <w:szCs w:val="26"/>
        </w:rPr>
        <w:t xml:space="preserve">Chương 3. </w:t>
      </w:r>
      <w:r w:rsidR="00EC7080">
        <w:rPr>
          <w:i/>
        </w:rPr>
        <w:t>Kết quả bước đầu về ứng dụng ghi chú đa nền tảng MyNote</w:t>
      </w:r>
    </w:p>
    <w:p w14:paraId="5E7030D8" w14:textId="41388BD8" w:rsidR="001D0E9A" w:rsidRPr="006046BD" w:rsidRDefault="00BE5793" w:rsidP="006046BD">
      <w:pPr>
        <w:spacing w:before="80" w:after="80" w:line="312" w:lineRule="auto"/>
        <w:ind w:firstLine="709"/>
        <w:rPr>
          <w:szCs w:val="26"/>
        </w:rPr>
      </w:pPr>
      <w:r>
        <w:rPr>
          <w:szCs w:val="26"/>
        </w:rPr>
        <w:t xml:space="preserve">Cuối cùng là </w:t>
      </w:r>
      <w:r w:rsidRPr="004F63A0">
        <w:rPr>
          <w:i/>
          <w:szCs w:val="26"/>
        </w:rPr>
        <w:t>Kết luận</w:t>
      </w:r>
      <w:r w:rsidR="006046BD">
        <w:rPr>
          <w:szCs w:val="26"/>
        </w:rPr>
        <w:t xml:space="preserve"> và</w:t>
      </w:r>
      <w:r>
        <w:rPr>
          <w:szCs w:val="26"/>
        </w:rPr>
        <w:t xml:space="preserve"> </w:t>
      </w:r>
      <w:r w:rsidR="002C6B9F" w:rsidRPr="004F63A0">
        <w:rPr>
          <w:i/>
          <w:szCs w:val="26"/>
        </w:rPr>
        <w:t>T</w:t>
      </w:r>
      <w:r w:rsidRPr="004F63A0">
        <w:rPr>
          <w:i/>
          <w:szCs w:val="26"/>
        </w:rPr>
        <w:t>ài liệu tham khảo</w:t>
      </w:r>
      <w:r w:rsidR="004F63A0">
        <w:rPr>
          <w:szCs w:val="26"/>
        </w:rPr>
        <w:t xml:space="preserve"> </w:t>
      </w:r>
      <w:r>
        <w:rPr>
          <w:szCs w:val="26"/>
        </w:rPr>
        <w:t xml:space="preserve">liên quan đến </w:t>
      </w:r>
      <w:r w:rsidR="003B11B1">
        <w:rPr>
          <w:szCs w:val="26"/>
        </w:rPr>
        <w:t>đề tài</w:t>
      </w:r>
      <w:r>
        <w:rPr>
          <w:szCs w:val="26"/>
        </w:rPr>
        <w:t>.</w:t>
      </w:r>
      <w:bookmarkStart w:id="362" w:name="_Toc6688602"/>
      <w:bookmarkStart w:id="363" w:name="_Toc7253368"/>
      <w:bookmarkStart w:id="364" w:name="_Toc7978875"/>
      <w:bookmarkStart w:id="365" w:name="_Toc8806001"/>
      <w:bookmarkStart w:id="366" w:name="_Toc9016568"/>
    </w:p>
    <w:p w14:paraId="06159FCF" w14:textId="4A6CA8A5" w:rsidR="00606596" w:rsidRPr="00320C61" w:rsidRDefault="00337D63">
      <w:pPr>
        <w:pStyle w:val="Heading1"/>
        <w:rPr>
          <w:sz w:val="32"/>
          <w:szCs w:val="26"/>
        </w:rPr>
        <w:pPrChange w:id="367" w:author="Linh Huynh" w:date="2022-11-17T13:44:00Z">
          <w:pPr>
            <w:pStyle w:val="Heading1"/>
            <w:spacing w:before="600" w:after="600" w:line="312" w:lineRule="auto"/>
          </w:pPr>
        </w:pPrChange>
      </w:pPr>
      <w:bookmarkStart w:id="368" w:name="_Toc141605839"/>
      <w:bookmarkStart w:id="369" w:name="_GoBack"/>
      <w:bookmarkEnd w:id="369"/>
      <w:r w:rsidRPr="00320C61">
        <w:lastRenderedPageBreak/>
        <w:t>Chương 1.</w:t>
      </w:r>
      <w:r w:rsidR="00C9702A" w:rsidRPr="00320C61">
        <w:t xml:space="preserve"> </w:t>
      </w:r>
      <w:del w:id="370" w:author="Linh Huynh" w:date="2022-11-17T13:44:00Z">
        <w:r w:rsidR="00C9702A" w:rsidRPr="00320C61" w:rsidDel="00785A9A">
          <w:delText xml:space="preserve">TỔNG QUAN VỀ </w:delText>
        </w:r>
        <w:r w:rsidR="003B11B1" w:rsidDel="00785A9A">
          <w:delText>…</w:delText>
        </w:r>
      </w:del>
      <w:bookmarkEnd w:id="359"/>
      <w:bookmarkEnd w:id="360"/>
      <w:bookmarkEnd w:id="362"/>
      <w:bookmarkEnd w:id="363"/>
      <w:bookmarkEnd w:id="364"/>
      <w:bookmarkEnd w:id="365"/>
      <w:bookmarkEnd w:id="366"/>
      <w:r w:rsidR="006429E3">
        <w:t>GIỚI THIỆU VỀ CÔNG TY IT C-FORCE NHẬT BẢN</w:t>
      </w:r>
      <w:bookmarkEnd w:id="368"/>
    </w:p>
    <w:p w14:paraId="06A07A54" w14:textId="0DA436D6" w:rsidR="00BE5793" w:rsidRPr="00750B87" w:rsidDel="0004298E" w:rsidRDefault="00BE5793">
      <w:pPr>
        <w:pStyle w:val="Heading2"/>
        <w:numPr>
          <w:ilvl w:val="0"/>
          <w:numId w:val="163"/>
        </w:numPr>
        <w:rPr>
          <w:del w:id="371" w:author="Linh Huynh" w:date="2022-11-17T23:54:00Z"/>
        </w:rPr>
        <w:pPrChange w:id="372" w:author="Linh Huynh" w:date="2022-11-17T23:55:00Z">
          <w:pPr>
            <w:spacing w:before="80" w:after="600" w:line="312" w:lineRule="auto"/>
            <w:ind w:firstLine="709"/>
          </w:pPr>
        </w:pPrChange>
      </w:pPr>
      <w:bookmarkStart w:id="373" w:name="_Toc6684074"/>
      <w:bookmarkStart w:id="374" w:name="_Toc6684135"/>
      <w:bookmarkStart w:id="375" w:name="_Toc6688603"/>
      <w:bookmarkStart w:id="376" w:name="_Toc7253369"/>
      <w:bookmarkStart w:id="377" w:name="_Toc7978876"/>
      <w:bookmarkStart w:id="378" w:name="_Toc8806002"/>
      <w:bookmarkStart w:id="379" w:name="_Toc9016569"/>
      <w:del w:id="380" w:author="Linh Huynh" w:date="2022-11-17T23:54:00Z">
        <w:r w:rsidRPr="00750B87" w:rsidDel="0004298E">
          <w:delText xml:space="preserve">Chương này trình bày khái niệm, </w:delText>
        </w:r>
        <w:r w:rsidR="005C10B1" w:rsidRPr="00750B87" w:rsidDel="0004298E">
          <w:delText>nêu các kiến thức, ngôn ngữ, công cụ,…sẽ sử dụng</w:delText>
        </w:r>
        <w:bookmarkStart w:id="381" w:name="_Toc120263037"/>
        <w:bookmarkStart w:id="382" w:name="_Toc120263096"/>
        <w:bookmarkStart w:id="383" w:name="_Toc120263186"/>
        <w:bookmarkStart w:id="384" w:name="_Toc120263285"/>
        <w:bookmarkStart w:id="385" w:name="_Toc120263352"/>
        <w:bookmarkStart w:id="386" w:name="_Toc120479450"/>
        <w:bookmarkStart w:id="387" w:name="_Toc121066242"/>
        <w:bookmarkStart w:id="388" w:name="_Toc121066476"/>
        <w:bookmarkStart w:id="389" w:name="_Toc141602373"/>
        <w:bookmarkStart w:id="390" w:name="_Toc141605748"/>
        <w:bookmarkStart w:id="391" w:name="_Toc141605840"/>
        <w:bookmarkEnd w:id="381"/>
        <w:bookmarkEnd w:id="382"/>
        <w:bookmarkEnd w:id="383"/>
        <w:bookmarkEnd w:id="384"/>
        <w:bookmarkEnd w:id="385"/>
        <w:bookmarkEnd w:id="386"/>
        <w:bookmarkEnd w:id="387"/>
        <w:bookmarkEnd w:id="388"/>
        <w:bookmarkEnd w:id="389"/>
        <w:bookmarkEnd w:id="390"/>
        <w:bookmarkEnd w:id="391"/>
      </w:del>
    </w:p>
    <w:p w14:paraId="5581AFD9" w14:textId="53CA61F2" w:rsidR="00F60505" w:rsidRDefault="001D639D" w:rsidP="004A469B">
      <w:pPr>
        <w:pStyle w:val="Heading2"/>
        <w:numPr>
          <w:ilvl w:val="0"/>
          <w:numId w:val="163"/>
        </w:numPr>
        <w:spacing w:before="0"/>
      </w:pPr>
      <w:del w:id="392" w:author="Linh Huynh" w:date="2022-11-17T23:55:00Z">
        <w:r w:rsidRPr="00727A3C" w:rsidDel="0004298E">
          <w:rPr>
            <w:sz w:val="28"/>
          </w:rPr>
          <w:delText>1</w:delText>
        </w:r>
      </w:del>
      <w:bookmarkStart w:id="393" w:name="_Toc141605841"/>
      <w:bookmarkEnd w:id="373"/>
      <w:bookmarkEnd w:id="374"/>
      <w:bookmarkEnd w:id="375"/>
      <w:bookmarkEnd w:id="376"/>
      <w:bookmarkEnd w:id="377"/>
      <w:bookmarkEnd w:id="378"/>
      <w:bookmarkEnd w:id="379"/>
      <w:r w:rsidR="003D32D7">
        <w:t>Cơ quan thực tập</w:t>
      </w:r>
      <w:bookmarkEnd w:id="393"/>
      <w:r w:rsidR="003D32D7">
        <w:tab/>
      </w:r>
    </w:p>
    <w:p w14:paraId="333394B2" w14:textId="6A558CE6" w:rsidR="003E4527" w:rsidRDefault="003D32D7" w:rsidP="003D32D7">
      <w:pPr>
        <w:pStyle w:val="ListParagraph"/>
        <w:ind w:firstLine="0"/>
        <w:rPr>
          <w:szCs w:val="26"/>
        </w:rPr>
      </w:pPr>
      <w:bookmarkStart w:id="394" w:name="_Toc6688608"/>
      <w:bookmarkStart w:id="395" w:name="_Toc7978879"/>
      <w:r>
        <w:rPr>
          <w:szCs w:val="26"/>
        </w:rPr>
        <w:t>Cơ quan thực tập: Công ty IT C-Force Nhật Bản</w:t>
      </w:r>
    </w:p>
    <w:p w14:paraId="6F0B3CE7" w14:textId="499AAD82" w:rsidR="003D32D7" w:rsidRDefault="003D32D7" w:rsidP="003D32D7">
      <w:pPr>
        <w:pStyle w:val="ListParagraph"/>
        <w:ind w:firstLine="0"/>
        <w:rPr>
          <w:szCs w:val="26"/>
        </w:rPr>
      </w:pPr>
      <w:r>
        <w:rPr>
          <w:szCs w:val="26"/>
        </w:rPr>
        <w:t xml:space="preserve">Tên quốc tế: </w:t>
      </w:r>
      <w:hyperlink r:id="rId10" w:tgtFrame="_blank" w:history="1">
        <w:r>
          <w:rPr>
            <w:szCs w:val="26"/>
          </w:rPr>
          <w:t>C-FORCE Co. Ltd</w:t>
        </w:r>
      </w:hyperlink>
    </w:p>
    <w:p w14:paraId="4DFF43A5" w14:textId="6B9AF8CF" w:rsidR="003D32D7" w:rsidRDefault="003D32D7" w:rsidP="003D32D7">
      <w:pPr>
        <w:pStyle w:val="ListParagraph"/>
        <w:ind w:firstLine="0"/>
        <w:rPr>
          <w:szCs w:val="26"/>
        </w:rPr>
      </w:pPr>
      <w:r>
        <w:rPr>
          <w:szCs w:val="26"/>
        </w:rPr>
        <w:t xml:space="preserve">Địa chỉ: Tầng 5, số 02 – Quang Trung – Thạch Thang – Hải Châu -  Đà Nẵng. </w:t>
      </w:r>
    </w:p>
    <w:p w14:paraId="33481682" w14:textId="17E3EA4D" w:rsidR="003D32D7" w:rsidRDefault="003D32D7" w:rsidP="004A469B">
      <w:pPr>
        <w:pStyle w:val="Heading2"/>
        <w:numPr>
          <w:ilvl w:val="0"/>
          <w:numId w:val="163"/>
        </w:numPr>
      </w:pPr>
      <w:bookmarkStart w:id="396" w:name="_Toc141605842"/>
      <w:r>
        <w:t>Giới thiệu chung</w:t>
      </w:r>
      <w:bookmarkEnd w:id="396"/>
    </w:p>
    <w:p w14:paraId="4FDAD802" w14:textId="504BCD23" w:rsidR="003D32D7" w:rsidRDefault="003D32D7" w:rsidP="003D32D7">
      <w:r>
        <w:t>Ngày hoạt động: 23-11-2022</w:t>
      </w:r>
    </w:p>
    <w:p w14:paraId="070987D1" w14:textId="0CAFC530" w:rsidR="003D32D7" w:rsidRDefault="00BE231B" w:rsidP="003D32D7">
      <w:r>
        <w:t>C-Force là một công ty ngoài nhà nước có trụ sở chính tại Nhật Bản. Công ty chuyên tư vấn và phát triển các mô hình quản trị tài nguyên doanh nghiệp SAP-ERP. Ngoài ra công ty còn hướng đến đào tạo và phát triển các ứng dụng đa nền tảng với framework .Net MAUI – một framework hoàn toàn mới của ngôn ngữ C#.</w:t>
      </w:r>
    </w:p>
    <w:p w14:paraId="4E2C831A" w14:textId="451CAFAF" w:rsidR="00BE231B" w:rsidRDefault="00BE231B" w:rsidP="003D32D7">
      <w:r>
        <w:t xml:space="preserve">Với đội ngũ nhân viên kỹ năng cùng với kinh nghiệm dày dặn trong lĩnh vực tư vấn quản lý doanh nghiệp cũng như phát triển </w:t>
      </w:r>
      <w:r w:rsidRPr="009137BE">
        <w:t>hệ thống hoạch định doanh nghiệp</w:t>
      </w:r>
      <w:r>
        <w:t xml:space="preserve">. C-Force đang </w:t>
      </w:r>
      <w:r w:rsidR="0029632F">
        <w:t>bước đầu đi sâu vào thị trường Việt Nam, nhằm đem lại cho các doanh nghiệp một hệ thống quản lý hiệu quả nhất.</w:t>
      </w:r>
    </w:p>
    <w:p w14:paraId="7428D577" w14:textId="74F3D8B8" w:rsidR="004C547E" w:rsidRDefault="0029632F" w:rsidP="004C547E">
      <w:r>
        <w:t xml:space="preserve">Ngoài ra công ty còn tạo điều kiện tiếp nhận số lượng thực tập sinh có kỹ năng tốt, với cơ hội lên nhân viên chính thức cao. Nhằm tìm kiếm nhân viên giỏi cũng như </w:t>
      </w:r>
      <w:r w:rsidR="00F004FC">
        <w:t>đào tạo những lập trình viên mới với dự án xây dựng những ứng dụng đa nền tảng trên Framework .Net MAUI hoàn toàn mới của công ty.</w:t>
      </w:r>
      <w:r>
        <w:t xml:space="preserve"> </w:t>
      </w:r>
    </w:p>
    <w:p w14:paraId="49CE1024" w14:textId="72C30A95" w:rsidR="004C547E" w:rsidRDefault="004C547E" w:rsidP="004A469B">
      <w:pPr>
        <w:pStyle w:val="Heading2"/>
        <w:numPr>
          <w:ilvl w:val="0"/>
          <w:numId w:val="163"/>
        </w:numPr>
      </w:pPr>
      <w:bookmarkStart w:id="397" w:name="_Toc141605843"/>
      <w:r>
        <w:t>Mục tiêu</w:t>
      </w:r>
      <w:r w:rsidR="00AF7E6A">
        <w:t xml:space="preserve"> hoạt động</w:t>
      </w:r>
      <w:bookmarkEnd w:id="397"/>
    </w:p>
    <w:p w14:paraId="59EB8F0E" w14:textId="1D522394" w:rsidR="004C547E" w:rsidRDefault="00690F44" w:rsidP="004C547E">
      <w:r>
        <w:t>Các mục tiêu được công ty đề ra như:</w:t>
      </w:r>
    </w:p>
    <w:p w14:paraId="732BA01B" w14:textId="052452CD" w:rsidR="00690F44" w:rsidRDefault="00690F44" w:rsidP="00690F44">
      <w:pPr>
        <w:pStyle w:val="ListParagraph"/>
        <w:numPr>
          <w:ilvl w:val="1"/>
          <w:numId w:val="127"/>
        </w:numPr>
      </w:pPr>
      <w:r>
        <w:t>Hướng tới mục tiêu là công ty đi đầu trong lĩnh vực tư vấn và phát triển các gói phần mềm hoạch định tài nguyên doanh nghiệ SAP-ERP tại Việt Nam.</w:t>
      </w:r>
    </w:p>
    <w:p w14:paraId="3584EC0C" w14:textId="7D55DE53" w:rsidR="00690F44" w:rsidRDefault="004A469B" w:rsidP="00690F44">
      <w:pPr>
        <w:pStyle w:val="ListParagraph"/>
        <w:numPr>
          <w:ilvl w:val="1"/>
          <w:numId w:val="127"/>
        </w:numPr>
      </w:pPr>
      <w:r>
        <w:t>Tổ chức đào tạo nên lứa nhân viên ưu tú tiếp theo nhằm giữ tốc độ phát triển cao của công ty.</w:t>
      </w:r>
    </w:p>
    <w:p w14:paraId="623F1D06" w14:textId="1504EB79" w:rsidR="004A469B" w:rsidRDefault="004A469B" w:rsidP="00690F44">
      <w:pPr>
        <w:pStyle w:val="ListParagraph"/>
        <w:numPr>
          <w:ilvl w:val="1"/>
          <w:numId w:val="127"/>
        </w:numPr>
      </w:pPr>
      <w:r>
        <w:t>Tuyển chọn thực tập sinh với kỹ năng cao.</w:t>
      </w:r>
    </w:p>
    <w:p w14:paraId="78CA2C43" w14:textId="236061A6" w:rsidR="004A469B" w:rsidRDefault="004A469B" w:rsidP="00690F44">
      <w:pPr>
        <w:pStyle w:val="ListParagraph"/>
        <w:numPr>
          <w:ilvl w:val="1"/>
          <w:numId w:val="127"/>
        </w:numPr>
      </w:pPr>
      <w:r>
        <w:lastRenderedPageBreak/>
        <w:t>Phối hợp với các trường đại học ở Việt Nam, nhằm tìm ra nguồn lực dồi dào cho công ty, cũng như tạo cơ hội việc làm cho sinh viên tại Việt Nam.</w:t>
      </w:r>
    </w:p>
    <w:p w14:paraId="438ED580" w14:textId="68297B30" w:rsidR="004A469B" w:rsidRDefault="004A469B" w:rsidP="00690F44">
      <w:pPr>
        <w:pStyle w:val="ListParagraph"/>
        <w:numPr>
          <w:ilvl w:val="1"/>
          <w:numId w:val="127"/>
        </w:numPr>
      </w:pPr>
      <w:r>
        <w:t>Đào tạo nhân viên mới về những dự án xây dựng các ứng dụng đa nền tảng bằng framework .Net MAUI.</w:t>
      </w:r>
    </w:p>
    <w:p w14:paraId="5F713F75" w14:textId="5EDB6A97" w:rsidR="004A469B" w:rsidRPr="004A469B" w:rsidRDefault="004A469B" w:rsidP="004A469B">
      <w:pPr>
        <w:pStyle w:val="Heading2"/>
        <w:numPr>
          <w:ilvl w:val="0"/>
          <w:numId w:val="163"/>
        </w:numPr>
      </w:pPr>
      <w:bookmarkStart w:id="398" w:name="_Toc141605844"/>
      <w:r>
        <w:t>Lĩnh vực hoạt động</w:t>
      </w:r>
      <w:bookmarkEnd w:id="398"/>
    </w:p>
    <w:p w14:paraId="7505F994" w14:textId="7A1C22D9" w:rsidR="004A469B" w:rsidRDefault="004A469B" w:rsidP="004A469B">
      <w:r>
        <w:t>Ngành nghề chính: Tư vấn quản lý doanh nghiệp và phát triển phần mềm hoạch định tài nguyên doanh nghiệp SAP-ERP.</w:t>
      </w:r>
    </w:p>
    <w:p w14:paraId="2471C842" w14:textId="0AAC1A41" w:rsidR="00D00741" w:rsidRDefault="00D00741" w:rsidP="004A469B">
      <w:r>
        <w:t>Lĩnh vực phụ: Phát triển ứng dụng đa nền tảng dựa vào framework .NET MAUI</w:t>
      </w:r>
    </w:p>
    <w:p w14:paraId="51F70D18" w14:textId="77777777" w:rsidR="004A469B" w:rsidRDefault="004A469B" w:rsidP="004A469B">
      <w:r>
        <w:t>Loại hình doanh nghiệp: Công ty trách nhiệm hữu hạn 2 thành viên trở lên ngoài nhà nước.</w:t>
      </w:r>
    </w:p>
    <w:p w14:paraId="2FFB4607" w14:textId="0E223926" w:rsidR="004A469B" w:rsidRPr="004A469B" w:rsidRDefault="004A469B" w:rsidP="004A469B">
      <w:r>
        <w:t xml:space="preserve"> </w:t>
      </w:r>
    </w:p>
    <w:p w14:paraId="1848461E" w14:textId="77777777" w:rsidR="004A469B" w:rsidRPr="004A469B" w:rsidRDefault="004A469B" w:rsidP="004A469B"/>
    <w:p w14:paraId="68251E1F" w14:textId="77777777" w:rsidR="00730014" w:rsidRDefault="00730014">
      <w:pPr>
        <w:spacing w:line="240" w:lineRule="auto"/>
        <w:ind w:firstLine="0"/>
        <w:jc w:val="left"/>
        <w:rPr>
          <w:b/>
          <w:bCs/>
        </w:rPr>
      </w:pPr>
      <w:r>
        <w:br w:type="page"/>
      </w:r>
    </w:p>
    <w:p w14:paraId="2CEAEB7B" w14:textId="7A625759" w:rsidR="00676343" w:rsidRDefault="00C17E17" w:rsidP="00676343">
      <w:pPr>
        <w:pStyle w:val="Heading1"/>
      </w:pPr>
      <w:bookmarkStart w:id="399" w:name="_Toc141605845"/>
      <w:r>
        <w:lastRenderedPageBreak/>
        <w:t>Chương 2. KẾT QUẢ KHẢO SÁT THỊ TRƯỜNG VÀ XÂY DỰNG MÔ HÌNH ỨNG DỤNG MYNOTE</w:t>
      </w:r>
      <w:bookmarkEnd w:id="399"/>
    </w:p>
    <w:p w14:paraId="29AFF7AE" w14:textId="5FA0D9D2" w:rsidR="0097505D" w:rsidRDefault="00676343" w:rsidP="00F15375">
      <w:pPr>
        <w:pStyle w:val="Heading2"/>
        <w:ind w:left="709" w:hanging="709"/>
      </w:pPr>
      <w:bookmarkStart w:id="400" w:name="_Toc141605846"/>
      <w:r>
        <w:t>1</w:t>
      </w:r>
      <w:r w:rsidR="00F15375">
        <w:t>.</w:t>
      </w:r>
      <w:r w:rsidR="00F15375">
        <w:tab/>
      </w:r>
      <w:r>
        <w:t>Thực trạng công việc được giao</w:t>
      </w:r>
      <w:bookmarkEnd w:id="400"/>
    </w:p>
    <w:p w14:paraId="38D1361D" w14:textId="6FDC219A" w:rsidR="00676343" w:rsidRDefault="00676343" w:rsidP="000078AC">
      <w:pPr>
        <w:pStyle w:val="Heading3"/>
        <w:spacing w:before="0"/>
      </w:pPr>
      <w:bookmarkStart w:id="401" w:name="_Toc141605847"/>
      <w:r>
        <w:t xml:space="preserve">1.1. </w:t>
      </w:r>
      <w:r w:rsidR="000078AC">
        <w:tab/>
      </w:r>
      <w:r>
        <w:t>Mô tả công việc</w:t>
      </w:r>
      <w:bookmarkEnd w:id="401"/>
    </w:p>
    <w:p w14:paraId="6B0208E7" w14:textId="38E45E6B" w:rsidR="000078AC" w:rsidRDefault="000078AC" w:rsidP="000078AC">
      <w:pPr>
        <w:pStyle w:val="ListParagraph"/>
        <w:numPr>
          <w:ilvl w:val="0"/>
          <w:numId w:val="168"/>
        </w:numPr>
      </w:pPr>
      <w:r>
        <w:t>Công việc 1: Tham gia vào khảo sát thực tế thị trường nhằm tìm ra xu hướng cũng như cơ hội cho sản phẩm MyNote của công ty.</w:t>
      </w:r>
    </w:p>
    <w:p w14:paraId="2C07009F" w14:textId="108105A6" w:rsidR="000078AC" w:rsidRDefault="000078AC" w:rsidP="000078AC">
      <w:pPr>
        <w:pStyle w:val="ListParagraph"/>
        <w:numPr>
          <w:ilvl w:val="0"/>
          <w:numId w:val="168"/>
        </w:numPr>
      </w:pPr>
      <w:r>
        <w:t>Công việc 2: Tham gia vào quy trình phân tích và thiết kế hệ thống.</w:t>
      </w:r>
    </w:p>
    <w:p w14:paraId="7B51C26B" w14:textId="631E1737" w:rsidR="00676343" w:rsidRDefault="000078AC" w:rsidP="000078AC">
      <w:pPr>
        <w:pStyle w:val="ListParagraph"/>
        <w:numPr>
          <w:ilvl w:val="0"/>
          <w:numId w:val="168"/>
        </w:numPr>
      </w:pPr>
      <w:r>
        <w:t xml:space="preserve">Công việc 3: Tham gia vào </w:t>
      </w:r>
      <w:r w:rsidR="00D679B2">
        <w:t>đào tạo về framework .Net MAUI.</w:t>
      </w:r>
    </w:p>
    <w:p w14:paraId="146D8BD9" w14:textId="5DC602A1" w:rsidR="00D679B2" w:rsidRDefault="00D679B2" w:rsidP="000078AC">
      <w:pPr>
        <w:pStyle w:val="ListParagraph"/>
        <w:numPr>
          <w:ilvl w:val="0"/>
          <w:numId w:val="168"/>
        </w:numPr>
      </w:pPr>
      <w:r>
        <w:t>Công việc 4: Tham gia vào quy trình xây dựng ứng dụng, viết báo cáo tiến độ.</w:t>
      </w:r>
    </w:p>
    <w:p w14:paraId="64402295" w14:textId="0B532C76" w:rsidR="000078AC" w:rsidRDefault="000078AC" w:rsidP="000078AC">
      <w:pPr>
        <w:pStyle w:val="Heading3"/>
        <w:spacing w:before="0"/>
      </w:pPr>
      <w:bookmarkStart w:id="402" w:name="_Toc141605848"/>
      <w:r>
        <w:t>2.2.</w:t>
      </w:r>
      <w:r>
        <w:tab/>
        <w:t>Đánh giá công việc được giao</w:t>
      </w:r>
      <w:bookmarkEnd w:id="402"/>
    </w:p>
    <w:p w14:paraId="10DD5BF3" w14:textId="4675CF40" w:rsidR="000078AC" w:rsidRDefault="000078AC" w:rsidP="000078AC">
      <w:pPr>
        <w:pStyle w:val="ListParagraph"/>
        <w:numPr>
          <w:ilvl w:val="0"/>
          <w:numId w:val="169"/>
        </w:numPr>
      </w:pPr>
      <w:r>
        <w:t>Công việc 1: Công việc được thực hiện 1 tuần một lần. Chủ yếu khảo sát về thói quen ghi chú của người dùng, nắm bắt được nhu cầu ghi chú. Ngoài ra, tìm hiểu những chức năng cơ bản của các ứng dụng có trước để có thể nâng cấp cũng như tìm ra điểm độc đáo mới cho ứng dụng sắp xây dựng. Tăng khả năng cạnh tranh khi ứng dụng được tung ra thị trường.</w:t>
      </w:r>
    </w:p>
    <w:p w14:paraId="309CB387" w14:textId="0D72BBC9" w:rsidR="000078AC" w:rsidRDefault="000078AC" w:rsidP="000078AC">
      <w:pPr>
        <w:pStyle w:val="ListParagraph"/>
        <w:numPr>
          <w:ilvl w:val="0"/>
          <w:numId w:val="169"/>
        </w:numPr>
      </w:pPr>
      <w:r>
        <w:t>Công việc 2: Được tham gia vào quy trình phân tích và thiết kế một hệ thống hoàn chỉnh</w:t>
      </w:r>
      <w:r w:rsidR="00735158">
        <w:t>. Học hỏi được quy trình làm ra một ứng dụng hoàn chỉnh trong thực tế.</w:t>
      </w:r>
    </w:p>
    <w:p w14:paraId="059AB9EE" w14:textId="06D367CD" w:rsidR="00D679B2" w:rsidRDefault="00D679B2" w:rsidP="000078AC">
      <w:pPr>
        <w:pStyle w:val="ListParagraph"/>
        <w:numPr>
          <w:ilvl w:val="0"/>
          <w:numId w:val="169"/>
        </w:numPr>
      </w:pPr>
      <w:r>
        <w:t>Công việc 3: Được đào tạo về framework .Net MAUI. Khi nắm vững được các kiến thức của framework, sẽ được tham gia vào thực hiện dự án.</w:t>
      </w:r>
    </w:p>
    <w:p w14:paraId="46C0F614" w14:textId="314B7ED5" w:rsidR="00735158" w:rsidRPr="00676343" w:rsidRDefault="00D679B2" w:rsidP="000078AC">
      <w:pPr>
        <w:pStyle w:val="ListParagraph"/>
        <w:numPr>
          <w:ilvl w:val="0"/>
          <w:numId w:val="169"/>
        </w:numPr>
      </w:pPr>
      <w:r>
        <w:t>Công việc 4</w:t>
      </w:r>
      <w:r w:rsidR="00735158">
        <w:t xml:space="preserve">: Tham gia vào quy trình xây dựng những tính năng chính của ứng dụng: ghi chú, lập todo list, lập </w:t>
      </w:r>
      <w:proofErr w:type="gramStart"/>
      <w:r w:rsidR="00735158">
        <w:t>lịch,…</w:t>
      </w:r>
      <w:proofErr w:type="gramEnd"/>
    </w:p>
    <w:p w14:paraId="1A461992" w14:textId="14BD764F" w:rsidR="00676343" w:rsidRDefault="00676343" w:rsidP="00676343">
      <w:pPr>
        <w:pStyle w:val="Heading2"/>
        <w:ind w:left="709" w:hanging="709"/>
      </w:pPr>
      <w:bookmarkStart w:id="403" w:name="_Toc141605849"/>
      <w:r>
        <w:t>2.</w:t>
      </w:r>
      <w:r>
        <w:tab/>
        <w:t>K</w:t>
      </w:r>
      <w:r w:rsidR="000078AC">
        <w:t>ết quả k</w:t>
      </w:r>
      <w:r>
        <w:t>hảo sát thị trường: Viết tay và đánh máy: Nên chọn phương pháp nào?</w:t>
      </w:r>
      <w:bookmarkEnd w:id="403"/>
    </w:p>
    <w:p w14:paraId="310B4C3D" w14:textId="770956FD" w:rsidR="00E76560" w:rsidRDefault="00676343" w:rsidP="00E76560">
      <w:pPr>
        <w:pStyle w:val="Heading3"/>
        <w:spacing w:before="0"/>
      </w:pPr>
      <w:bookmarkStart w:id="404" w:name="_Toc141605850"/>
      <w:r>
        <w:t>2</w:t>
      </w:r>
      <w:r w:rsidR="00870654">
        <w:t>.1.</w:t>
      </w:r>
      <w:r w:rsidR="00870654">
        <w:tab/>
        <w:t>Lợi thế và hạn chế của viết tay</w:t>
      </w:r>
      <w:bookmarkEnd w:id="404"/>
    </w:p>
    <w:p w14:paraId="5B0CCA8F" w14:textId="77777777" w:rsidR="00676343" w:rsidRPr="00676343" w:rsidRDefault="00676343" w:rsidP="00676343">
      <w:pPr>
        <w:pStyle w:val="ListParagraph"/>
        <w:keepNext/>
        <w:numPr>
          <w:ilvl w:val="0"/>
          <w:numId w:val="164"/>
        </w:numPr>
        <w:jc w:val="left"/>
        <w:outlineLvl w:val="3"/>
        <w:rPr>
          <w:b/>
          <w:vanish/>
        </w:rPr>
      </w:pPr>
      <w:bookmarkStart w:id="405" w:name="_Toc141605759"/>
      <w:bookmarkStart w:id="406" w:name="_Toc141605851"/>
      <w:bookmarkEnd w:id="405"/>
      <w:bookmarkEnd w:id="406"/>
    </w:p>
    <w:p w14:paraId="31C876E2" w14:textId="77777777" w:rsidR="00676343" w:rsidRPr="00676343" w:rsidRDefault="00676343" w:rsidP="00676343">
      <w:pPr>
        <w:pStyle w:val="ListParagraph"/>
        <w:keepNext/>
        <w:numPr>
          <w:ilvl w:val="0"/>
          <w:numId w:val="164"/>
        </w:numPr>
        <w:jc w:val="left"/>
        <w:outlineLvl w:val="3"/>
        <w:rPr>
          <w:b/>
          <w:vanish/>
        </w:rPr>
      </w:pPr>
      <w:bookmarkStart w:id="407" w:name="_Toc141605760"/>
      <w:bookmarkStart w:id="408" w:name="_Toc141605852"/>
      <w:bookmarkEnd w:id="407"/>
      <w:bookmarkEnd w:id="408"/>
    </w:p>
    <w:p w14:paraId="080FE4A9" w14:textId="77777777" w:rsidR="00676343" w:rsidRPr="00676343" w:rsidRDefault="00676343" w:rsidP="00676343">
      <w:pPr>
        <w:pStyle w:val="ListParagraph"/>
        <w:keepNext/>
        <w:numPr>
          <w:ilvl w:val="1"/>
          <w:numId w:val="164"/>
        </w:numPr>
        <w:jc w:val="left"/>
        <w:outlineLvl w:val="3"/>
        <w:rPr>
          <w:b/>
          <w:vanish/>
        </w:rPr>
      </w:pPr>
      <w:bookmarkStart w:id="409" w:name="_Toc141605761"/>
      <w:bookmarkStart w:id="410" w:name="_Toc141605853"/>
      <w:bookmarkEnd w:id="409"/>
      <w:bookmarkEnd w:id="410"/>
    </w:p>
    <w:p w14:paraId="4434D549" w14:textId="72858A19" w:rsidR="00E76560" w:rsidRDefault="00E76560" w:rsidP="00676343">
      <w:pPr>
        <w:pStyle w:val="Heading4"/>
        <w:numPr>
          <w:ilvl w:val="2"/>
          <w:numId w:val="164"/>
        </w:numPr>
      </w:pPr>
      <w:bookmarkStart w:id="411" w:name="_Toc141605854"/>
      <w:r>
        <w:t>Lợi thế của viết tay</w:t>
      </w:r>
      <w:bookmarkEnd w:id="411"/>
    </w:p>
    <w:p w14:paraId="68FAE333" w14:textId="77777777" w:rsidR="00BD71CB" w:rsidRDefault="00BD71CB" w:rsidP="00BD71CB">
      <w:r>
        <w:t xml:space="preserve">Khi lập kế hoạch cho công việc hoặc có vấn đề cần giải quyết, hãy viết ra trên giấy vì nó sẽ tác động tích cực đến sự quyết tâm của bạn. Nhà nghiên cứu Jordan </w:t>
      </w:r>
      <w:r>
        <w:lastRenderedPageBreak/>
        <w:t xml:space="preserve">Peterson, giáo sư tâm lý học tại University of Toronto và đồng thời là tác giả cuốn sách </w:t>
      </w:r>
      <w:r w:rsidRPr="00BD71CB">
        <w:t>“12 Rules for Life: An Antidote to Chaos”</w:t>
      </w:r>
      <w:r>
        <w:t xml:space="preserve"> cho rằng viết tay cũng là một hình thức suy nghĩ. Nó khuyến khích chúng ta chắt lọc thông tin một cách cặn kẽ và kỹ lưỡng, từ đó giúp định hình những suy nghĩ, hành động, và nhận thức của bản thân. Chính điều này sẽ tạo động lực để bạn có thể hoàn thành những mục tiêu được đề ra.</w:t>
      </w:r>
    </w:p>
    <w:p w14:paraId="32643121" w14:textId="0A732D54" w:rsidR="00BD71CB" w:rsidRPr="00BD71CB" w:rsidRDefault="00BD71CB" w:rsidP="00BD71CB">
      <w:r>
        <w:t>Viết tay còn có ảnh hưởng tích cực đến tư duy và sự sáng tạo. Austin Kleon, tác giả của cuốn “Steal Like an Artist: 10 Things Nobody Told You About Being Creative” nổi tiếng, thừa nhận rằng viết tay có ích trong việc lên ý tưởng và giúp dễ hình dung được bức tranh tổng thể. Vì thế nên đối</w:t>
      </w:r>
      <w:r w:rsidR="00A86941">
        <w:t xml:space="preserve"> với các buổi thảo luận ý tưởng, </w:t>
      </w:r>
      <w:r>
        <w:t>sử dụng nhiều bút màu để ghi chú và minh họa trên một cuốn sổ sẽ hữu dụng hơn so với làm trên một chiếc laptop.</w:t>
      </w:r>
    </w:p>
    <w:p w14:paraId="28774B84" w14:textId="4F44B6D6" w:rsidR="00CF7674" w:rsidRDefault="00E76560" w:rsidP="0035027D">
      <w:pPr>
        <w:pStyle w:val="Heading4"/>
        <w:numPr>
          <w:ilvl w:val="2"/>
          <w:numId w:val="164"/>
        </w:numPr>
      </w:pPr>
      <w:bookmarkStart w:id="412" w:name="_Toc141605855"/>
      <w:r>
        <w:t>Hạn chế của viết tay</w:t>
      </w:r>
      <w:bookmarkEnd w:id="412"/>
    </w:p>
    <w:p w14:paraId="484AC630" w14:textId="77777777" w:rsidR="00BD71CB" w:rsidRDefault="00BD71CB" w:rsidP="00BD71CB">
      <w:r>
        <w:t>Tuy việc viết tay có những ưu thế như trên, một bất lợi lớn có thể thấy rõ nhất đó chính là nó chậm hơn so với đánh máy. Ghi chép bằng bút có ích đối với việc sáng tạo, nhưng trường hợp bạn có nhiều ý tưởng đang tuôn trào và cần ghi chép nhanh thì việc viết tay có thể cản trở điều này, khiến mạch suy nghĩ bị gián đoạn.</w:t>
      </w:r>
    </w:p>
    <w:p w14:paraId="51541121" w14:textId="459D8D83" w:rsidR="00BD71CB" w:rsidRPr="00730014" w:rsidRDefault="00BD71CB" w:rsidP="00BD71CB">
      <w:pPr>
        <w:rPr>
          <w:szCs w:val="26"/>
        </w:rPr>
      </w:pPr>
      <w:r w:rsidRPr="00730014">
        <w:rPr>
          <w:szCs w:val="26"/>
        </w:rPr>
        <w:t>Khi cần ghi chú nội dung cho buổi họp hoặc buổi trao đổi, hành động viết chữ đòi hỏi bạn phải có một sự tập trung nhất định để chuyển đổi thông tin nghe được thành chữ viết trên giấy. Việc này dễ dàng khiến bạn bị mất tập trung vào cuộc hội thoại và bỏ lỡ những thông tin quan trọng. Tuy điều này có thể khắc phục một phần bằng cách chỉ ghi lại những từ khóa (keyword), nhưng việc chọn lọc từ khóa cũng yêu cầu bạn phải tiếp thu và xử lý thông tin ngay tại thời điểm viết. Vì thế nên nội dung ghi chép vẫn có khả năng bị thiếu sót.</w:t>
      </w:r>
    </w:p>
    <w:p w14:paraId="50F4DC7D" w14:textId="7881D483" w:rsidR="003358B2" w:rsidRPr="00B70DC5" w:rsidRDefault="00735158" w:rsidP="00B70DC5">
      <w:pPr>
        <w:pStyle w:val="Heading3"/>
      </w:pPr>
      <w:bookmarkStart w:id="413" w:name="_Toc141605856"/>
      <w:r>
        <w:t>2</w:t>
      </w:r>
      <w:r w:rsidR="00E76560">
        <w:t>.2.</w:t>
      </w:r>
      <w:r w:rsidR="00E76560">
        <w:tab/>
        <w:t>Lợi thế và hạn chế của đánh máy</w:t>
      </w:r>
      <w:bookmarkEnd w:id="413"/>
    </w:p>
    <w:p w14:paraId="7EBC6D7C" w14:textId="77777777" w:rsidR="00735158" w:rsidRPr="00735158" w:rsidRDefault="00735158" w:rsidP="00735158">
      <w:pPr>
        <w:pStyle w:val="ListParagraph"/>
        <w:keepNext/>
        <w:numPr>
          <w:ilvl w:val="0"/>
          <w:numId w:val="166"/>
        </w:numPr>
        <w:tabs>
          <w:tab w:val="left" w:pos="1170"/>
        </w:tabs>
        <w:jc w:val="left"/>
        <w:outlineLvl w:val="3"/>
        <w:rPr>
          <w:b/>
          <w:vanish/>
        </w:rPr>
      </w:pPr>
      <w:bookmarkStart w:id="414" w:name="_Toc141605765"/>
      <w:bookmarkStart w:id="415" w:name="_Toc141605857"/>
      <w:bookmarkEnd w:id="414"/>
      <w:bookmarkEnd w:id="415"/>
    </w:p>
    <w:p w14:paraId="1682A5B9" w14:textId="77777777" w:rsidR="00735158" w:rsidRPr="00735158" w:rsidRDefault="00735158" w:rsidP="00735158">
      <w:pPr>
        <w:pStyle w:val="ListParagraph"/>
        <w:keepNext/>
        <w:numPr>
          <w:ilvl w:val="0"/>
          <w:numId w:val="166"/>
        </w:numPr>
        <w:tabs>
          <w:tab w:val="left" w:pos="1170"/>
        </w:tabs>
        <w:jc w:val="left"/>
        <w:outlineLvl w:val="3"/>
        <w:rPr>
          <w:b/>
          <w:vanish/>
        </w:rPr>
      </w:pPr>
      <w:bookmarkStart w:id="416" w:name="_Toc141605766"/>
      <w:bookmarkStart w:id="417" w:name="_Toc141605858"/>
      <w:bookmarkEnd w:id="416"/>
      <w:bookmarkEnd w:id="417"/>
    </w:p>
    <w:p w14:paraId="389B4233" w14:textId="77777777" w:rsidR="00735158" w:rsidRPr="00735158" w:rsidRDefault="00735158" w:rsidP="00735158">
      <w:pPr>
        <w:pStyle w:val="ListParagraph"/>
        <w:keepNext/>
        <w:numPr>
          <w:ilvl w:val="1"/>
          <w:numId w:val="166"/>
        </w:numPr>
        <w:tabs>
          <w:tab w:val="left" w:pos="1170"/>
        </w:tabs>
        <w:jc w:val="left"/>
        <w:outlineLvl w:val="3"/>
        <w:rPr>
          <w:b/>
          <w:vanish/>
        </w:rPr>
      </w:pPr>
      <w:bookmarkStart w:id="418" w:name="_Toc141605767"/>
      <w:bookmarkStart w:id="419" w:name="_Toc141605859"/>
      <w:bookmarkEnd w:id="418"/>
      <w:bookmarkEnd w:id="419"/>
    </w:p>
    <w:p w14:paraId="0A70BB41" w14:textId="2D1C7AAE" w:rsidR="00E76560" w:rsidRDefault="00E76560" w:rsidP="00735158">
      <w:pPr>
        <w:pStyle w:val="Heading4"/>
        <w:numPr>
          <w:ilvl w:val="2"/>
          <w:numId w:val="166"/>
        </w:numPr>
        <w:tabs>
          <w:tab w:val="left" w:pos="1170"/>
        </w:tabs>
        <w:ind w:left="1080"/>
      </w:pPr>
      <w:bookmarkStart w:id="420" w:name="_Toc141605860"/>
      <w:r>
        <w:t>Lợi thế của đánh máy</w:t>
      </w:r>
      <w:bookmarkEnd w:id="420"/>
    </w:p>
    <w:p w14:paraId="03AC1251" w14:textId="77777777" w:rsidR="00BD71CB" w:rsidRDefault="00BD71CB" w:rsidP="00BD71CB">
      <w:r>
        <w:t xml:space="preserve">Lợi thế lớn nhất của việc đánh máy chính là bạn có thể ghi chép nhanh hơn và nhiều hơn so với viết tay. Thậm chí, bạn có thể ghi lại gần như từng chữ một của cuộc nói chuyện, điều mà viết tay hầu như không thể làm. Một nghiên cứu chỉ ra rằng việc đánh máy giúp ghi lại số lượng thông tin nhiều hơn gấp 1,5 lần so với viết tay. Việc này </w:t>
      </w:r>
      <w:r>
        <w:lastRenderedPageBreak/>
        <w:t>rất có lợi cho trường hợp cần hệ thống hóa hoặc tham khảo lại nội dung của một buổi họp.</w:t>
      </w:r>
    </w:p>
    <w:p w14:paraId="5D044165" w14:textId="3A2EE745" w:rsidR="00BD71CB" w:rsidRPr="00BD71CB" w:rsidRDefault="00BD71CB" w:rsidP="00BD71CB">
      <w:r>
        <w:t>Việc đánh máy còn có một lợi thế khác là trong những phần mềm ghi chép thường đi kèm một loạt công cụ hỗ trợ cho việc viết tắt, sửa lỗi chính tả và ngữ pháp, định dạng văn bản, v.v. ngay trong lúc bạn đang soạn thảo. Đây sẽ là một trợ thủ đắc lực giúp tiết kiệm thời gian và tinh giản công việc ghi chép của bạn, nhất là trong những trường hợp cần h</w:t>
      </w:r>
      <w:r w:rsidR="0063483E">
        <w:t>oàn thành gấp biên bản cuộc họp.</w:t>
      </w:r>
    </w:p>
    <w:p w14:paraId="039D74FE" w14:textId="77777777" w:rsidR="00735158" w:rsidRPr="00735158" w:rsidRDefault="00735158" w:rsidP="00735158">
      <w:pPr>
        <w:pStyle w:val="ListParagraph"/>
        <w:keepNext/>
        <w:numPr>
          <w:ilvl w:val="0"/>
          <w:numId w:val="165"/>
        </w:numPr>
        <w:jc w:val="left"/>
        <w:outlineLvl w:val="3"/>
        <w:rPr>
          <w:b/>
          <w:vanish/>
        </w:rPr>
      </w:pPr>
      <w:bookmarkStart w:id="421" w:name="_Toc141605769"/>
      <w:bookmarkStart w:id="422" w:name="_Toc141605861"/>
      <w:bookmarkEnd w:id="421"/>
      <w:bookmarkEnd w:id="422"/>
    </w:p>
    <w:p w14:paraId="266BE6F3" w14:textId="77777777" w:rsidR="00735158" w:rsidRPr="00735158" w:rsidRDefault="00735158" w:rsidP="00735158">
      <w:pPr>
        <w:pStyle w:val="ListParagraph"/>
        <w:keepNext/>
        <w:numPr>
          <w:ilvl w:val="0"/>
          <w:numId w:val="165"/>
        </w:numPr>
        <w:jc w:val="left"/>
        <w:outlineLvl w:val="3"/>
        <w:rPr>
          <w:b/>
          <w:vanish/>
        </w:rPr>
      </w:pPr>
      <w:bookmarkStart w:id="423" w:name="_Toc141605770"/>
      <w:bookmarkStart w:id="424" w:name="_Toc141605862"/>
      <w:bookmarkEnd w:id="423"/>
      <w:bookmarkEnd w:id="424"/>
    </w:p>
    <w:p w14:paraId="3821CB41" w14:textId="77777777" w:rsidR="00735158" w:rsidRPr="00735158" w:rsidRDefault="00735158" w:rsidP="00735158">
      <w:pPr>
        <w:pStyle w:val="ListParagraph"/>
        <w:keepNext/>
        <w:numPr>
          <w:ilvl w:val="1"/>
          <w:numId w:val="165"/>
        </w:numPr>
        <w:jc w:val="left"/>
        <w:outlineLvl w:val="3"/>
        <w:rPr>
          <w:b/>
          <w:vanish/>
        </w:rPr>
      </w:pPr>
      <w:bookmarkStart w:id="425" w:name="_Toc141605771"/>
      <w:bookmarkStart w:id="426" w:name="_Toc141605863"/>
      <w:bookmarkEnd w:id="425"/>
      <w:bookmarkEnd w:id="426"/>
    </w:p>
    <w:p w14:paraId="150B1EB6" w14:textId="1487C874" w:rsidR="00E76560" w:rsidRPr="00E76560" w:rsidRDefault="00E76560" w:rsidP="00735158">
      <w:pPr>
        <w:pStyle w:val="Heading4"/>
        <w:numPr>
          <w:ilvl w:val="2"/>
          <w:numId w:val="165"/>
        </w:numPr>
        <w:ind w:left="1080"/>
      </w:pPr>
      <w:bookmarkStart w:id="427" w:name="_Toc141605864"/>
      <w:r>
        <w:t>Hạn chế của đánh máy</w:t>
      </w:r>
      <w:bookmarkEnd w:id="427"/>
    </w:p>
    <w:p w14:paraId="02369E83" w14:textId="77777777" w:rsidR="00BD71CB" w:rsidRDefault="00BD71CB" w:rsidP="00BD71CB">
      <w:r>
        <w:t>Vấn đề là khi đánh máy, chúng ta dễ bị sa đà vào việc gõ chữ theo quán tính. Vì laptop có khả năng ghi chép thông tin một cách nhanh chóng nên chúng ta thường có xu hướng gõ càng nhiều chữ càng tốt, trong thời gian càng ngắn càng tốt. Và chính điều này đã khiến chúng ta lười suy nghĩ hơn trong lúc ghi chép. Từ đó dẫn đến việc khó ghi nhớ những nội dung quan trọng sau các cuộc bàn luận.</w:t>
      </w:r>
    </w:p>
    <w:p w14:paraId="5CBB91BB" w14:textId="6F2E0D07" w:rsidR="00BE5793" w:rsidRPr="00911E6D" w:rsidRDefault="00BD71CB" w:rsidP="00BD71CB">
      <w:pPr>
        <w:rPr>
          <w:szCs w:val="26"/>
        </w:rPr>
      </w:pPr>
      <w:r>
        <w:t xml:space="preserve">Thêm vào đó, một vấn đề chung của các thiết bị điện tử như máy tính, điện thoại là những ứng dụng mạng xã hội, tin tức trên đó có khả năng khiến chúng ta bị sao nhãng, mất tập trung vào công việc hiện tại. Ngoài ra, thói quen làm nhiều việc cùng </w:t>
      </w:r>
      <w:r w:rsidR="0063483E">
        <w:t xml:space="preserve">một lúc, </w:t>
      </w:r>
      <w:r>
        <w:t>chẳng hạn như vừa dự buổi thuyết trình vừa sử dụng laptop để trả lời thư điện tử cho khách hàng, cũng đã được chứng minh rằng tuy thoạt tiên nó có thể mang lại cảm giác hiệu quả, nhưng về mặt lâu dài thì việc làm này sẽ khiến chúng ta mất thời gian hơn và rủi ro sẽ có nguy cơ xảy ra nhiều hơn.</w:t>
      </w:r>
    </w:p>
    <w:p w14:paraId="22D2A979" w14:textId="66CCD6C1" w:rsidR="00F60505" w:rsidRDefault="00735158" w:rsidP="00711D5C">
      <w:pPr>
        <w:pStyle w:val="Heading3"/>
      </w:pPr>
      <w:bookmarkStart w:id="428" w:name="_Toc141605865"/>
      <w:bookmarkEnd w:id="394"/>
      <w:bookmarkEnd w:id="395"/>
      <w:r>
        <w:t>2</w:t>
      </w:r>
      <w:r w:rsidR="00711D5C">
        <w:t xml:space="preserve">.3. </w:t>
      </w:r>
      <w:r w:rsidR="00711D5C">
        <w:tab/>
      </w:r>
      <w:r w:rsidR="00F85334">
        <w:t>Tính năng mà phần mềm ghi chú nên có</w:t>
      </w:r>
      <w:bookmarkEnd w:id="428"/>
    </w:p>
    <w:p w14:paraId="16A42963" w14:textId="3CC5C77E" w:rsidR="00F9484B" w:rsidRPr="00F9484B" w:rsidRDefault="00735158" w:rsidP="00ED443F">
      <w:pPr>
        <w:pStyle w:val="Heading3"/>
        <w:spacing w:before="0"/>
        <w:ind w:left="450"/>
        <w:jc w:val="both"/>
      </w:pPr>
      <w:bookmarkStart w:id="429" w:name="_Toc141605866"/>
      <w:r>
        <w:rPr>
          <w:rStyle w:val="Strong"/>
          <w:b/>
          <w:bCs/>
        </w:rPr>
        <w:t>2</w:t>
      </w:r>
      <w:r w:rsidR="00711D5C">
        <w:rPr>
          <w:rStyle w:val="Strong"/>
          <w:b/>
          <w:bCs/>
        </w:rPr>
        <w:t>.3</w:t>
      </w:r>
      <w:r w:rsidR="00F9484B">
        <w:rPr>
          <w:rStyle w:val="Strong"/>
          <w:b/>
          <w:bCs/>
        </w:rPr>
        <w:t>.</w:t>
      </w:r>
      <w:r w:rsidR="00711D5C">
        <w:rPr>
          <w:rStyle w:val="Strong"/>
          <w:b/>
          <w:bCs/>
        </w:rPr>
        <w:t>1.</w:t>
      </w:r>
      <w:r w:rsidR="00ED443F">
        <w:rPr>
          <w:rStyle w:val="Strong"/>
          <w:b/>
          <w:bCs/>
        </w:rPr>
        <w:t xml:space="preserve"> K</w:t>
      </w:r>
      <w:r w:rsidR="00F85334" w:rsidRPr="00F9484B">
        <w:rPr>
          <w:rStyle w:val="Strong"/>
          <w:b/>
          <w:bCs/>
        </w:rPr>
        <w:t>hả năng hoạt động đa nền tảng</w:t>
      </w:r>
      <w:bookmarkEnd w:id="429"/>
    </w:p>
    <w:p w14:paraId="32A7DF79" w14:textId="1EEE2830" w:rsidR="00F663B1" w:rsidRDefault="00F85334" w:rsidP="00F9484B">
      <w:pPr>
        <w:rPr>
          <w:sz w:val="24"/>
        </w:rPr>
      </w:pPr>
      <w:r>
        <w:t xml:space="preserve"> </w:t>
      </w:r>
      <w:r w:rsidR="00311223">
        <w:t>Phần mềm</w:t>
      </w:r>
      <w:r>
        <w:t xml:space="preserve"> cần hoạt động tốt trên tất cả các hệ điều hành là Windows, MacOS, Linux, Android đến</w:t>
      </w:r>
      <w:r w:rsidR="006328A8">
        <w:t xml:space="preserve"> iOS. </w:t>
      </w:r>
      <w:r>
        <w:t>Một điểm cần lưu ý ở đây là bạn cần chọn đâu là thiết bị chính mình sẽ tạo phần lớn các ghi chú. Mobile, Tablet có thể sử dụng để lưu lại những ý tưởng, thôn</w:t>
      </w:r>
      <w:r w:rsidR="002C688A">
        <w:t>g tin ngay khi nghĩ.</w:t>
      </w:r>
    </w:p>
    <w:p w14:paraId="5E26D516" w14:textId="73E764E3" w:rsidR="00F663B1" w:rsidRPr="00F663B1" w:rsidRDefault="00735158" w:rsidP="00ED443F">
      <w:pPr>
        <w:pStyle w:val="Heading3"/>
        <w:spacing w:before="0"/>
        <w:ind w:left="450"/>
        <w:jc w:val="both"/>
      </w:pPr>
      <w:bookmarkStart w:id="430" w:name="_Toc141605867"/>
      <w:r>
        <w:rPr>
          <w:rStyle w:val="Strong"/>
          <w:b/>
          <w:bCs/>
        </w:rPr>
        <w:t>2</w:t>
      </w:r>
      <w:r w:rsidR="00ED443F">
        <w:rPr>
          <w:rStyle w:val="Strong"/>
          <w:b/>
          <w:bCs/>
        </w:rPr>
        <w:t xml:space="preserve">.3.2. </w:t>
      </w:r>
      <w:r w:rsidR="00F85334" w:rsidRPr="00F663B1">
        <w:rPr>
          <w:rStyle w:val="Strong"/>
          <w:b/>
          <w:bCs/>
        </w:rPr>
        <w:t>Khả năng đồng bộ tốt giữa các loại thiết bị</w:t>
      </w:r>
      <w:r w:rsidR="00F85334" w:rsidRPr="00F663B1">
        <w:t>.</w:t>
      </w:r>
      <w:bookmarkEnd w:id="430"/>
      <w:r w:rsidR="00F85334" w:rsidRPr="00F663B1">
        <w:t xml:space="preserve"> </w:t>
      </w:r>
    </w:p>
    <w:p w14:paraId="64B3ADDC" w14:textId="61DFB4C5" w:rsidR="00F85334" w:rsidRPr="00F663B1" w:rsidRDefault="00F85334" w:rsidP="00F663B1">
      <w:pPr>
        <w:rPr>
          <w:sz w:val="24"/>
        </w:rPr>
      </w:pPr>
      <w:r>
        <w:t>Vì đã làm việc đa nền tảng nên việc chuyển đổi giữa các thiết bị khác nhau xảy ra thường xuyên. Đơn giản nhất thì cũng phải đáp ứng được có thể làm việc trên Desktop và xem được nội dung trên Mobile.</w:t>
      </w:r>
    </w:p>
    <w:p w14:paraId="09709D19" w14:textId="0FB68EBA" w:rsidR="00A42B65" w:rsidRPr="00A42B65" w:rsidRDefault="00735158" w:rsidP="00ED443F">
      <w:pPr>
        <w:pStyle w:val="Heading3"/>
        <w:spacing w:before="0"/>
        <w:ind w:left="450"/>
        <w:jc w:val="both"/>
      </w:pPr>
      <w:bookmarkStart w:id="431" w:name="_Toc141605868"/>
      <w:r>
        <w:rPr>
          <w:rStyle w:val="Strong"/>
          <w:b/>
          <w:bCs/>
        </w:rPr>
        <w:lastRenderedPageBreak/>
        <w:t>2</w:t>
      </w:r>
      <w:r w:rsidR="00ED443F">
        <w:rPr>
          <w:rStyle w:val="Strong"/>
          <w:b/>
          <w:bCs/>
        </w:rPr>
        <w:t xml:space="preserve">.3.3. </w:t>
      </w:r>
      <w:r w:rsidR="00F85334" w:rsidRPr="00A42B65">
        <w:rPr>
          <w:rStyle w:val="Strong"/>
          <w:b/>
          <w:bCs/>
        </w:rPr>
        <w:t>Tính tương thích và khả năng chuyển đổi định dạng nhanh chóng</w:t>
      </w:r>
      <w:r w:rsidR="00F85334" w:rsidRPr="00A42B65">
        <w:t>.</w:t>
      </w:r>
      <w:bookmarkEnd w:id="431"/>
      <w:r w:rsidR="00F85334" w:rsidRPr="00A42B65">
        <w:t xml:space="preserve"> </w:t>
      </w:r>
    </w:p>
    <w:p w14:paraId="15A609BA" w14:textId="4D9B17E1" w:rsidR="00F85334" w:rsidRDefault="00247CB5" w:rsidP="00F9484B">
      <w:r>
        <w:t xml:space="preserve">Soạn thảo văn bản với </w:t>
      </w:r>
      <w:r w:rsidR="00F85334">
        <w:t>không phải chỉ là trình bày ngay hàng thẳng lối để in mà phần nhiều là tạo các tài liệu công việc, </w:t>
      </w:r>
      <w:hyperlink r:id="rId11" w:history="1">
        <w:r w:rsidR="00F85334" w:rsidRPr="00A42B65">
          <w:t>blog</w:t>
        </w:r>
      </w:hyperlink>
      <w:r w:rsidR="00F85334">
        <w:t xml:space="preserve"> hay tổ chức thông tin một cách có hệ thống để lưu trữ và chia sẻ khi cần.</w:t>
      </w:r>
    </w:p>
    <w:p w14:paraId="42D14337" w14:textId="45AD687D" w:rsidR="00A42B65" w:rsidRPr="00A42B65" w:rsidRDefault="00735158" w:rsidP="00ED443F">
      <w:pPr>
        <w:pStyle w:val="Heading3"/>
        <w:spacing w:before="0"/>
        <w:ind w:left="450"/>
        <w:jc w:val="both"/>
      </w:pPr>
      <w:bookmarkStart w:id="432" w:name="_Toc141605869"/>
      <w:r>
        <w:rPr>
          <w:rStyle w:val="Strong"/>
          <w:b/>
          <w:bCs/>
        </w:rPr>
        <w:t>2</w:t>
      </w:r>
      <w:r w:rsidR="00ED443F">
        <w:rPr>
          <w:rStyle w:val="Strong"/>
          <w:b/>
          <w:bCs/>
        </w:rPr>
        <w:t xml:space="preserve">.3.4. </w:t>
      </w:r>
      <w:r w:rsidR="00F85334" w:rsidRPr="00A42B65">
        <w:rPr>
          <w:rStyle w:val="Strong"/>
          <w:b/>
          <w:bCs/>
        </w:rPr>
        <w:t>Trải nghiệm người dùng thú vị.</w:t>
      </w:r>
      <w:bookmarkEnd w:id="432"/>
      <w:r w:rsidR="00F85334" w:rsidRPr="00A42B65">
        <w:t> </w:t>
      </w:r>
    </w:p>
    <w:p w14:paraId="1DCFDB92" w14:textId="44C611E3" w:rsidR="00F85334" w:rsidRDefault="00F85334" w:rsidP="00F9484B">
      <w:r>
        <w:t>Để có trải nghiệm người dùng thú vị thì ứng dụng đó phải làm tốt khá nhiều yếu tố, đôi khi 1 người dùng cuối cũng không thể liệt kê hết nó hay ho ở những điểm nào nhưng nhìn chung sự chau chuốt ở những chi tiết rất nhỏ nhặt tạo nên hiệu quả bất ngờ.</w:t>
      </w:r>
    </w:p>
    <w:p w14:paraId="62169671" w14:textId="69DB5A1E" w:rsidR="00A42B65" w:rsidRPr="00A42B65" w:rsidRDefault="00735158" w:rsidP="00ED443F">
      <w:pPr>
        <w:pStyle w:val="Heading3"/>
        <w:spacing w:before="0" w:after="0"/>
        <w:ind w:left="450"/>
        <w:jc w:val="both"/>
        <w:rPr>
          <w:rStyle w:val="Strong"/>
          <w:b/>
          <w:bCs/>
        </w:rPr>
      </w:pPr>
      <w:bookmarkStart w:id="433" w:name="_Toc141605870"/>
      <w:r>
        <w:rPr>
          <w:rStyle w:val="Strong"/>
          <w:b/>
          <w:bCs/>
        </w:rPr>
        <w:t>2</w:t>
      </w:r>
      <w:r w:rsidR="00ED443F">
        <w:rPr>
          <w:rStyle w:val="Strong"/>
          <w:b/>
          <w:bCs/>
        </w:rPr>
        <w:t xml:space="preserve">.3.5. </w:t>
      </w:r>
      <w:r w:rsidR="00F85334" w:rsidRPr="00A42B65">
        <w:rPr>
          <w:rStyle w:val="Strong"/>
          <w:b/>
          <w:bCs/>
        </w:rPr>
        <w:t>Tự động lưu trữ và có thể khôi phục các phiên bản cũ khi cần</w:t>
      </w:r>
      <w:bookmarkEnd w:id="433"/>
    </w:p>
    <w:p w14:paraId="4A272FF4" w14:textId="5FC9F706" w:rsidR="00F85334" w:rsidRPr="00A42B65" w:rsidRDefault="00F85334" w:rsidP="00F9484B">
      <w:pPr>
        <w:rPr>
          <w:rFonts w:ascii="Arial" w:hAnsi="Arial" w:cs="Arial"/>
          <w:b/>
          <w:bCs/>
          <w:color w:val="3F3F3F"/>
        </w:rPr>
      </w:pPr>
      <w:r>
        <w:t>Không gì đau đớn hơn khi bạn đang soạn thảo nội dung quan trọng mà chỉ vì 1 thao tác vô tình không lưu lại hoặc không thể undo để khôi phục lại phiên bản trước của tài liệu đó dẫn đến mất mát. Nỗi đau này không chỉ đến từ việc phải soạn thảo lại nội dung mà cảm xúc cũng bị hụt hẫng khó lấy lại được.</w:t>
      </w:r>
    </w:p>
    <w:p w14:paraId="62E95D6F" w14:textId="0DA639D8" w:rsidR="00A42B65" w:rsidRPr="00A42B65" w:rsidRDefault="00735158" w:rsidP="00ED443F">
      <w:pPr>
        <w:pStyle w:val="Heading3"/>
        <w:spacing w:before="0"/>
        <w:ind w:left="450"/>
        <w:jc w:val="both"/>
      </w:pPr>
      <w:bookmarkStart w:id="434" w:name="_Toc141605871"/>
      <w:r>
        <w:rPr>
          <w:rStyle w:val="Strong"/>
          <w:b/>
          <w:bCs/>
        </w:rPr>
        <w:t>2</w:t>
      </w:r>
      <w:r w:rsidR="00ED443F">
        <w:rPr>
          <w:rStyle w:val="Strong"/>
          <w:b/>
          <w:bCs/>
        </w:rPr>
        <w:t xml:space="preserve">.3.6. </w:t>
      </w:r>
      <w:r w:rsidR="00F85334" w:rsidRPr="00A42B65">
        <w:rPr>
          <w:rStyle w:val="Strong"/>
          <w:b/>
          <w:bCs/>
        </w:rPr>
        <w:t xml:space="preserve">Thuận tiện trong việc tổ chức, sắp xếp và tra cứu các nội </w:t>
      </w:r>
      <w:r w:rsidR="00ED443F">
        <w:rPr>
          <w:rStyle w:val="Strong"/>
          <w:b/>
          <w:bCs/>
        </w:rPr>
        <w:t>dung</w:t>
      </w:r>
      <w:r w:rsidR="00F85334" w:rsidRPr="00A42B65">
        <w:rPr>
          <w:rStyle w:val="Strong"/>
          <w:b/>
          <w:bCs/>
        </w:rPr>
        <w:t>.</w:t>
      </w:r>
      <w:bookmarkEnd w:id="434"/>
      <w:r w:rsidR="00F85334" w:rsidRPr="00A42B65">
        <w:t> </w:t>
      </w:r>
    </w:p>
    <w:p w14:paraId="08EC8D5E" w14:textId="2FB410D2" w:rsidR="00F85334" w:rsidRDefault="00F85334" w:rsidP="00F9484B">
      <w:r>
        <w:t>Điểm này có thể bao gồm trong ph</w:t>
      </w:r>
      <w:r w:rsidR="0020719B">
        <w:t xml:space="preserve">ần trải nghiệm người dùng nhưng </w:t>
      </w:r>
      <w:r>
        <w:t>muốn đưa ra làm 1 tiêu chí để cân nhắc vì nó thực sự quan trọng.</w:t>
      </w:r>
    </w:p>
    <w:p w14:paraId="36B32C2D" w14:textId="4C71AD74" w:rsidR="00A42B65" w:rsidRPr="00A42B65" w:rsidRDefault="00735158" w:rsidP="00ED443F">
      <w:pPr>
        <w:pStyle w:val="Heading3"/>
        <w:tabs>
          <w:tab w:val="left" w:pos="360"/>
        </w:tabs>
        <w:spacing w:before="0"/>
        <w:ind w:left="900" w:hanging="461"/>
        <w:jc w:val="both"/>
      </w:pPr>
      <w:bookmarkStart w:id="435" w:name="_Toc141605872"/>
      <w:r>
        <w:rPr>
          <w:rStyle w:val="Strong"/>
          <w:b/>
          <w:bCs/>
        </w:rPr>
        <w:t>2</w:t>
      </w:r>
      <w:r w:rsidR="00ED443F">
        <w:rPr>
          <w:rStyle w:val="Strong"/>
          <w:b/>
          <w:bCs/>
        </w:rPr>
        <w:t xml:space="preserve">.3.7. </w:t>
      </w:r>
      <w:r w:rsidR="00F85334" w:rsidRPr="00A42B65">
        <w:rPr>
          <w:rStyle w:val="Strong"/>
          <w:b/>
          <w:bCs/>
        </w:rPr>
        <w:t>Tiết kiệm chi phí.</w:t>
      </w:r>
      <w:bookmarkEnd w:id="435"/>
      <w:r w:rsidR="00F85334" w:rsidRPr="00A42B65">
        <w:t> </w:t>
      </w:r>
    </w:p>
    <w:p w14:paraId="0025AE77" w14:textId="0EE34766" w:rsidR="00FA13C1" w:rsidRPr="002E684B" w:rsidRDefault="00F85334" w:rsidP="002E684B">
      <w:r>
        <w:t>Bài toán kinh tế luôn luôn là một mấu chốt quan trọng. Tính năng cũng đi kèm với mức chi phí tương ứng phải trả là điều dễ nhận thấy với phần mềm thương mại. Tuy nhiên trong cộng đồng phần mềm mã nguồn mở có không ít sản phẩm làm bạn bất ngờ vì chẳng</w:t>
      </w:r>
      <w:r w:rsidR="00CC081C">
        <w:t xml:space="preserve"> phải bỏ chi phí hàng tháng </w:t>
      </w:r>
      <w:r>
        <w:t>hay key phần mềm nhưng chất lượng sản phẩm vẫn rất tuyệt vời. Để cảm ơn tác giả và duy trì cộng đồng, bạn có thể đóng góp chi phí bao nhiêu tùy thích.</w:t>
      </w:r>
      <w:bookmarkStart w:id="436" w:name="_Toc6684088"/>
      <w:bookmarkStart w:id="437" w:name="_Toc6684149"/>
      <w:bookmarkStart w:id="438" w:name="_Toc6688635"/>
      <w:bookmarkStart w:id="439" w:name="_Toc7253383"/>
      <w:bookmarkStart w:id="440" w:name="_Toc7978900"/>
      <w:bookmarkStart w:id="441" w:name="_Toc8806014"/>
      <w:bookmarkStart w:id="442" w:name="_Toc9016582"/>
    </w:p>
    <w:p w14:paraId="7F3BD7DC" w14:textId="0B3A6B47" w:rsidR="002243D6" w:rsidRDefault="00951D2E" w:rsidP="00676343">
      <w:pPr>
        <w:pStyle w:val="Heading2"/>
        <w:numPr>
          <w:ilvl w:val="0"/>
          <w:numId w:val="20"/>
        </w:numPr>
        <w:spacing w:before="0" w:after="80" w:line="312" w:lineRule="auto"/>
        <w:jc w:val="left"/>
        <w:rPr>
          <w:sz w:val="28"/>
          <w:szCs w:val="26"/>
        </w:rPr>
      </w:pPr>
      <w:bookmarkStart w:id="443" w:name="_Toc6684089"/>
      <w:bookmarkStart w:id="444" w:name="_Toc6684150"/>
      <w:bookmarkStart w:id="445" w:name="_Toc6688636"/>
      <w:bookmarkStart w:id="446" w:name="_Toc7253384"/>
      <w:bookmarkStart w:id="447" w:name="_Toc7978901"/>
      <w:bookmarkStart w:id="448" w:name="_Toc8806015"/>
      <w:bookmarkStart w:id="449" w:name="_Toc9016583"/>
      <w:bookmarkEnd w:id="436"/>
      <w:bookmarkEnd w:id="437"/>
      <w:bookmarkEnd w:id="438"/>
      <w:bookmarkEnd w:id="439"/>
      <w:bookmarkEnd w:id="440"/>
      <w:bookmarkEnd w:id="441"/>
      <w:bookmarkEnd w:id="442"/>
      <w:r>
        <w:rPr>
          <w:sz w:val="28"/>
          <w:szCs w:val="26"/>
        </w:rPr>
        <w:tab/>
      </w:r>
      <w:bookmarkStart w:id="450" w:name="_Toc141605873"/>
      <w:r>
        <w:rPr>
          <w:sz w:val="28"/>
          <w:szCs w:val="26"/>
        </w:rPr>
        <w:t>Đặc tả yêu cầu bài toán</w:t>
      </w:r>
      <w:bookmarkEnd w:id="450"/>
    </w:p>
    <w:p w14:paraId="5B324C85" w14:textId="6EF85F6C" w:rsidR="00951D2E" w:rsidRDefault="00951D2E" w:rsidP="00CE4F1A">
      <w:pPr>
        <w:pStyle w:val="Heading3"/>
        <w:numPr>
          <w:ilvl w:val="1"/>
          <w:numId w:val="20"/>
        </w:numPr>
        <w:spacing w:before="0"/>
      </w:pPr>
      <w:bookmarkStart w:id="451" w:name="_Toc141605874"/>
      <w:r>
        <w:t>Yêu cầu chức năng</w:t>
      </w:r>
      <w:bookmarkEnd w:id="451"/>
    </w:p>
    <w:p w14:paraId="4971B74F" w14:textId="01813223" w:rsidR="0057055C" w:rsidRDefault="0057055C" w:rsidP="0057055C">
      <w:pPr>
        <w:pStyle w:val="ListParagraph"/>
        <w:numPr>
          <w:ilvl w:val="0"/>
          <w:numId w:val="127"/>
        </w:numPr>
      </w:pPr>
      <w:r>
        <w:t>Đăng nhập</w:t>
      </w:r>
    </w:p>
    <w:p w14:paraId="546D09C2" w14:textId="6C786F77" w:rsidR="0057055C" w:rsidRDefault="0057055C" w:rsidP="0057055C">
      <w:pPr>
        <w:pStyle w:val="ListParagraph"/>
        <w:numPr>
          <w:ilvl w:val="0"/>
          <w:numId w:val="127"/>
        </w:numPr>
      </w:pPr>
      <w:r>
        <w:t>Đăng ký</w:t>
      </w:r>
    </w:p>
    <w:p w14:paraId="09F03DB1" w14:textId="77777777" w:rsidR="006448C8" w:rsidRDefault="0057055C" w:rsidP="0057055C">
      <w:pPr>
        <w:pStyle w:val="ListParagraph"/>
        <w:numPr>
          <w:ilvl w:val="0"/>
          <w:numId w:val="127"/>
        </w:numPr>
      </w:pPr>
      <w:r>
        <w:t>Quản lý tập ghi chú</w:t>
      </w:r>
      <w:r w:rsidR="00253D77">
        <w:t xml:space="preserve"> gồm: </w:t>
      </w:r>
    </w:p>
    <w:p w14:paraId="5DC32AE1" w14:textId="7BF8DABB" w:rsidR="006448C8" w:rsidRDefault="006448C8" w:rsidP="006448C8">
      <w:pPr>
        <w:pStyle w:val="ListParagraph"/>
        <w:numPr>
          <w:ilvl w:val="0"/>
          <w:numId w:val="158"/>
        </w:numPr>
      </w:pPr>
      <w:r>
        <w:t>Thêm tập ghi chú mới</w:t>
      </w:r>
    </w:p>
    <w:p w14:paraId="4ABED234" w14:textId="429DAC45" w:rsidR="006448C8" w:rsidRDefault="006448C8" w:rsidP="006448C8">
      <w:pPr>
        <w:pStyle w:val="ListParagraph"/>
        <w:numPr>
          <w:ilvl w:val="0"/>
          <w:numId w:val="158"/>
        </w:numPr>
      </w:pPr>
      <w:r>
        <w:t>C</w:t>
      </w:r>
      <w:r w:rsidR="009C6F14">
        <w:t>hia sẻ</w:t>
      </w:r>
      <w:r>
        <w:t xml:space="preserve"> tập ghi chú</w:t>
      </w:r>
    </w:p>
    <w:p w14:paraId="7C2034E9" w14:textId="326F57D7" w:rsidR="006448C8" w:rsidRDefault="006448C8" w:rsidP="006448C8">
      <w:pPr>
        <w:pStyle w:val="ListParagraph"/>
        <w:numPr>
          <w:ilvl w:val="0"/>
          <w:numId w:val="158"/>
        </w:numPr>
      </w:pPr>
      <w:r>
        <w:lastRenderedPageBreak/>
        <w:t>X</w:t>
      </w:r>
      <w:r w:rsidR="00253D77">
        <w:t>óa tậ</w:t>
      </w:r>
      <w:r>
        <w:t>p ghi chú, đổi tên tập ghi chú</w:t>
      </w:r>
    </w:p>
    <w:p w14:paraId="63592403" w14:textId="3AD2AB0C" w:rsidR="0057055C" w:rsidRDefault="006448C8" w:rsidP="006448C8">
      <w:pPr>
        <w:pStyle w:val="ListParagraph"/>
        <w:numPr>
          <w:ilvl w:val="0"/>
          <w:numId w:val="158"/>
        </w:numPr>
      </w:pPr>
      <w:r>
        <w:t>X</w:t>
      </w:r>
      <w:r w:rsidR="00253D77">
        <w:t>uất</w:t>
      </w:r>
      <w:r w:rsidR="00807199">
        <w:t xml:space="preserve"> tập ghi chú thành file PDF</w:t>
      </w:r>
    </w:p>
    <w:p w14:paraId="3769C42D" w14:textId="77777777" w:rsidR="00BA43E9" w:rsidRDefault="0057055C" w:rsidP="0057055C">
      <w:pPr>
        <w:pStyle w:val="ListParagraph"/>
        <w:numPr>
          <w:ilvl w:val="0"/>
          <w:numId w:val="127"/>
        </w:numPr>
      </w:pPr>
      <w:r>
        <w:t>Quản lý ghi chú</w:t>
      </w:r>
      <w:r w:rsidR="00807199">
        <w:t xml:space="preserve"> gồm: </w:t>
      </w:r>
    </w:p>
    <w:p w14:paraId="23579F93" w14:textId="062CC7AA" w:rsidR="00BA43E9" w:rsidRDefault="006448C8" w:rsidP="00BA43E9">
      <w:pPr>
        <w:pStyle w:val="ListParagraph"/>
        <w:numPr>
          <w:ilvl w:val="0"/>
          <w:numId w:val="157"/>
        </w:numPr>
      </w:pPr>
      <w:r>
        <w:t>T</w:t>
      </w:r>
      <w:r w:rsidR="00BA43E9">
        <w:t>hêm ảnh, xóa ảnh</w:t>
      </w:r>
      <w:r w:rsidR="00205CA7">
        <w:t xml:space="preserve"> </w:t>
      </w:r>
    </w:p>
    <w:p w14:paraId="4B4625D3" w14:textId="35524E18" w:rsidR="006448C8" w:rsidRDefault="006448C8" w:rsidP="00BA43E9">
      <w:pPr>
        <w:pStyle w:val="ListParagraph"/>
        <w:numPr>
          <w:ilvl w:val="0"/>
          <w:numId w:val="157"/>
        </w:numPr>
      </w:pPr>
      <w:r>
        <w:t>T</w:t>
      </w:r>
      <w:r w:rsidR="00205CA7">
        <w:t>hêm phát h</w:t>
      </w:r>
      <w:r>
        <w:t>ọa, xóa phát họa, sửa phát họa</w:t>
      </w:r>
    </w:p>
    <w:p w14:paraId="4289E104" w14:textId="1D5FB212" w:rsidR="006448C8" w:rsidRDefault="006448C8" w:rsidP="00BA43E9">
      <w:pPr>
        <w:pStyle w:val="ListParagraph"/>
        <w:numPr>
          <w:ilvl w:val="0"/>
          <w:numId w:val="157"/>
        </w:numPr>
      </w:pPr>
      <w:r>
        <w:t>C</w:t>
      </w:r>
      <w:r w:rsidR="009C6F14">
        <w:t>hia sẻ</w:t>
      </w:r>
      <w:r>
        <w:t xml:space="preserve"> ghi chú</w:t>
      </w:r>
      <w:r w:rsidR="00205CA7">
        <w:t xml:space="preserve"> </w:t>
      </w:r>
    </w:p>
    <w:p w14:paraId="63B7C760" w14:textId="446708E0" w:rsidR="006448C8" w:rsidRDefault="006448C8" w:rsidP="00BA43E9">
      <w:pPr>
        <w:pStyle w:val="ListParagraph"/>
        <w:numPr>
          <w:ilvl w:val="0"/>
          <w:numId w:val="157"/>
        </w:numPr>
      </w:pPr>
      <w:r>
        <w:t>T</w:t>
      </w:r>
      <w:r w:rsidR="00205CA7">
        <w:t>hêm checkbox, sửa checkbox, xóa checkbox</w:t>
      </w:r>
      <w:r w:rsidR="00DB7777">
        <w:t xml:space="preserve"> </w:t>
      </w:r>
    </w:p>
    <w:p w14:paraId="7587E175" w14:textId="0FD2780D" w:rsidR="006448C8" w:rsidRDefault="006448C8" w:rsidP="00BA43E9">
      <w:pPr>
        <w:pStyle w:val="ListParagraph"/>
        <w:numPr>
          <w:ilvl w:val="0"/>
          <w:numId w:val="157"/>
        </w:numPr>
      </w:pPr>
      <w:r>
        <w:t>T</w:t>
      </w:r>
      <w:r w:rsidR="00DB7777">
        <w:t>hêm nội dụng ghi chú, sửa nội dun</w:t>
      </w:r>
      <w:r>
        <w:t>g ghi chú, xóa nội dung ghi chú</w:t>
      </w:r>
      <w:r w:rsidR="00DB7777">
        <w:t xml:space="preserve"> </w:t>
      </w:r>
    </w:p>
    <w:p w14:paraId="1D3D3BB6" w14:textId="2321BA78" w:rsidR="006448C8" w:rsidRDefault="006448C8" w:rsidP="00BA43E9">
      <w:pPr>
        <w:pStyle w:val="ListParagraph"/>
        <w:numPr>
          <w:ilvl w:val="0"/>
          <w:numId w:val="157"/>
        </w:numPr>
      </w:pPr>
      <w:r>
        <w:t>X</w:t>
      </w:r>
      <w:r w:rsidR="00DB7777">
        <w:t>uất ghi chú thành file PDF</w:t>
      </w:r>
    </w:p>
    <w:p w14:paraId="5F66DABB" w14:textId="2D12C59A" w:rsidR="006448C8" w:rsidRDefault="006448C8" w:rsidP="00BA43E9">
      <w:pPr>
        <w:pStyle w:val="ListParagraph"/>
        <w:numPr>
          <w:ilvl w:val="0"/>
          <w:numId w:val="157"/>
        </w:numPr>
      </w:pPr>
      <w:r>
        <w:t>T</w:t>
      </w:r>
      <w:r w:rsidR="00DB7777">
        <w:t>hêm bảng, sửa bảng, xóa</w:t>
      </w:r>
      <w:r>
        <w:t xml:space="preserve"> bảng</w:t>
      </w:r>
    </w:p>
    <w:p w14:paraId="52AA97F4" w14:textId="44529AB3" w:rsidR="0057055C" w:rsidRDefault="006448C8" w:rsidP="00BA43E9">
      <w:pPr>
        <w:pStyle w:val="ListParagraph"/>
        <w:numPr>
          <w:ilvl w:val="0"/>
          <w:numId w:val="157"/>
        </w:numPr>
      </w:pPr>
      <w:r>
        <w:t>T</w:t>
      </w:r>
      <w:r w:rsidR="00253AD9">
        <w:t>hêm ghi chú</w:t>
      </w:r>
      <w:r w:rsidR="00DB7777">
        <w:t>, xóa ghi chú</w:t>
      </w:r>
    </w:p>
    <w:p w14:paraId="329A3DFD" w14:textId="43833B4F" w:rsidR="0057055C" w:rsidRDefault="0057055C" w:rsidP="0057055C">
      <w:pPr>
        <w:pStyle w:val="ListParagraph"/>
        <w:numPr>
          <w:ilvl w:val="0"/>
          <w:numId w:val="127"/>
        </w:numPr>
      </w:pPr>
      <w:r>
        <w:t>Tìm kiếm</w:t>
      </w:r>
    </w:p>
    <w:p w14:paraId="1C8712A7" w14:textId="03CF3B26" w:rsidR="00072FCF" w:rsidRDefault="00072FCF" w:rsidP="0057055C">
      <w:pPr>
        <w:pStyle w:val="ListParagraph"/>
        <w:numPr>
          <w:ilvl w:val="0"/>
          <w:numId w:val="127"/>
        </w:numPr>
      </w:pPr>
      <w:r>
        <w:t>Lập lịch</w:t>
      </w:r>
    </w:p>
    <w:p w14:paraId="65037FED" w14:textId="1FFF334B" w:rsidR="00951D2E" w:rsidRPr="00951D2E" w:rsidRDefault="00CE4F1A" w:rsidP="00CE4F1A">
      <w:pPr>
        <w:pStyle w:val="Heading3"/>
        <w:numPr>
          <w:ilvl w:val="1"/>
          <w:numId w:val="20"/>
        </w:numPr>
        <w:spacing w:before="0"/>
      </w:pPr>
      <w:bookmarkStart w:id="452" w:name="_Toc141605875"/>
      <w:r>
        <w:t>Yêu cầu phi chức năng</w:t>
      </w:r>
      <w:bookmarkEnd w:id="452"/>
    </w:p>
    <w:p w14:paraId="413463EE" w14:textId="0A10103D" w:rsidR="00BF3C67" w:rsidRPr="00E20717" w:rsidRDefault="00BF3C67" w:rsidP="00BF3C67">
      <w:pPr>
        <w:pStyle w:val="ListParagraph"/>
        <w:numPr>
          <w:ilvl w:val="0"/>
          <w:numId w:val="127"/>
        </w:numPr>
        <w:jc w:val="left"/>
      </w:pPr>
      <w:r w:rsidRPr="00E20717">
        <w:t>Về mặt giao diện của bài toán, thì cần được thiết kế sáng sủa, đẹp, dễ nhìn, dễ thao tác, thực hiện.</w:t>
      </w:r>
    </w:p>
    <w:p w14:paraId="11EA6A72" w14:textId="5ECDFD8E" w:rsidR="00BF3C67" w:rsidRPr="00BB1521" w:rsidRDefault="00BF3C67" w:rsidP="005D646B">
      <w:pPr>
        <w:pStyle w:val="ListParagraph"/>
        <w:numPr>
          <w:ilvl w:val="0"/>
          <w:numId w:val="127"/>
        </w:numPr>
        <w:spacing w:before="240"/>
        <w:contextualSpacing/>
        <w:jc w:val="left"/>
        <w:rPr>
          <w:szCs w:val="26"/>
        </w:rPr>
      </w:pPr>
      <w:r w:rsidRPr="00BB1521">
        <w:rPr>
          <w:szCs w:val="26"/>
        </w:rPr>
        <w:t>Cùng với đó nó còn phải có khả năng trợ giúp cho người dùng. Một mặt nó không chỉ dễ thao tác với những người thành thạo về tin học mà mặt khác còn phải dễ thao tác với người ít hiểu biết về tin học.</w:t>
      </w:r>
    </w:p>
    <w:p w14:paraId="48E9F434" w14:textId="6E4F0C9A" w:rsidR="00D12650" w:rsidRDefault="00CB02FC" w:rsidP="005D646B">
      <w:pPr>
        <w:pStyle w:val="Heading2"/>
        <w:numPr>
          <w:ilvl w:val="0"/>
          <w:numId w:val="20"/>
        </w:numPr>
        <w:spacing w:before="0" w:after="80" w:line="312" w:lineRule="auto"/>
        <w:jc w:val="left"/>
        <w:rPr>
          <w:sz w:val="28"/>
          <w:szCs w:val="26"/>
        </w:rPr>
      </w:pPr>
      <w:r>
        <w:rPr>
          <w:sz w:val="28"/>
          <w:szCs w:val="26"/>
        </w:rPr>
        <w:lastRenderedPageBreak/>
        <w:tab/>
      </w:r>
      <w:bookmarkStart w:id="453" w:name="_Toc141605876"/>
      <w:r>
        <w:rPr>
          <w:sz w:val="28"/>
          <w:szCs w:val="26"/>
        </w:rPr>
        <w:t>Biểu đồ Usecase</w:t>
      </w:r>
      <w:bookmarkEnd w:id="453"/>
    </w:p>
    <w:p w14:paraId="69A35698" w14:textId="357C1EC7" w:rsidR="00CB02FC" w:rsidRDefault="00B576FE" w:rsidP="005D646B">
      <w:pPr>
        <w:pStyle w:val="Heading3"/>
        <w:numPr>
          <w:ilvl w:val="1"/>
          <w:numId w:val="20"/>
        </w:numPr>
        <w:spacing w:before="0"/>
      </w:pPr>
      <w:bookmarkStart w:id="454" w:name="_Toc141605877"/>
      <w:r>
        <w:t>Biểu đồ usecase tổng quát</w:t>
      </w:r>
      <w:bookmarkEnd w:id="454"/>
    </w:p>
    <w:p w14:paraId="54E4D9E2" w14:textId="0E3D0CC1" w:rsidR="005D646B" w:rsidRDefault="002012E2" w:rsidP="002012E2">
      <w:pPr>
        <w:keepNext/>
        <w:jc w:val="center"/>
      </w:pPr>
      <w:r w:rsidRPr="002012E2">
        <w:rPr>
          <w:noProof/>
        </w:rPr>
        <w:drawing>
          <wp:inline distT="0" distB="0" distL="0" distR="0" wp14:anchorId="571EF8AA" wp14:editId="2E71E0CB">
            <wp:extent cx="4015154" cy="341146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26737" cy="3421307"/>
                    </a:xfrm>
                    <a:prstGeom prst="rect">
                      <a:avLst/>
                    </a:prstGeom>
                  </pic:spPr>
                </pic:pic>
              </a:graphicData>
            </a:graphic>
          </wp:inline>
        </w:drawing>
      </w:r>
    </w:p>
    <w:p w14:paraId="75B57F66" w14:textId="40D47680" w:rsidR="00B576FE" w:rsidRPr="00B576FE" w:rsidRDefault="005D646B" w:rsidP="00072FCF">
      <w:pPr>
        <w:pStyle w:val="Caption"/>
      </w:pPr>
      <w:bookmarkStart w:id="455" w:name="_Toc121066673"/>
      <w:r>
        <w:t xml:space="preserve">Hình 2. </w:t>
      </w:r>
      <w:r w:rsidR="002604C8">
        <w:fldChar w:fldCharType="begin"/>
      </w:r>
      <w:r w:rsidR="002604C8">
        <w:instrText xml:space="preserve"> SEQ Hình_2. \* ARABIC </w:instrText>
      </w:r>
      <w:r w:rsidR="002604C8">
        <w:fldChar w:fldCharType="separate"/>
      </w:r>
      <w:r w:rsidR="0004216E">
        <w:rPr>
          <w:noProof/>
        </w:rPr>
        <w:t>1</w:t>
      </w:r>
      <w:r w:rsidR="002604C8">
        <w:rPr>
          <w:noProof/>
        </w:rPr>
        <w:fldChar w:fldCharType="end"/>
      </w:r>
      <w:r>
        <w:t xml:space="preserve"> </w:t>
      </w:r>
      <w:r w:rsidRPr="00072FCF">
        <w:t>Biểu</w:t>
      </w:r>
      <w:r>
        <w:t xml:space="preserve"> đồ usecase tổng quát</w:t>
      </w:r>
      <w:bookmarkEnd w:id="455"/>
    </w:p>
    <w:p w14:paraId="07FD124A" w14:textId="41A4903F" w:rsidR="00D12650" w:rsidRDefault="00B576FE" w:rsidP="005D646B">
      <w:pPr>
        <w:pStyle w:val="Heading3"/>
        <w:numPr>
          <w:ilvl w:val="1"/>
          <w:numId w:val="20"/>
        </w:numPr>
        <w:spacing w:before="0" w:after="0"/>
      </w:pPr>
      <w:bookmarkStart w:id="456" w:name="_Toc141605878"/>
      <w:r>
        <w:t>Đặc tả các ca sử dụng</w:t>
      </w:r>
      <w:bookmarkEnd w:id="456"/>
    </w:p>
    <w:p w14:paraId="613E87FE" w14:textId="316E7254" w:rsidR="00B576FE" w:rsidRDefault="002925D0" w:rsidP="002925D0">
      <w:pPr>
        <w:pStyle w:val="Heading4"/>
        <w:numPr>
          <w:ilvl w:val="2"/>
          <w:numId w:val="20"/>
        </w:numPr>
      </w:pPr>
      <w:bookmarkStart w:id="457" w:name="_Toc141605879"/>
      <w:r>
        <w:t>Ca sử dụng đăng nhập</w:t>
      </w:r>
      <w:bookmarkEnd w:id="457"/>
    </w:p>
    <w:p w14:paraId="1933879E" w14:textId="77777777" w:rsidR="0001757A" w:rsidRPr="00BB1521" w:rsidRDefault="0001757A" w:rsidP="0001757A">
      <w:pPr>
        <w:pStyle w:val="ListParagraph"/>
        <w:numPr>
          <w:ilvl w:val="0"/>
          <w:numId w:val="145"/>
        </w:numPr>
        <w:rPr>
          <w:b/>
        </w:rPr>
      </w:pPr>
      <w:r w:rsidRPr="00BB1521">
        <w:rPr>
          <w:b/>
        </w:rPr>
        <w:t>Mô tả tóm tắt</w:t>
      </w:r>
    </w:p>
    <w:p w14:paraId="68E67FCE" w14:textId="77777777" w:rsidR="0001757A" w:rsidRPr="00BB1521" w:rsidRDefault="0001757A" w:rsidP="0001757A">
      <w:pPr>
        <w:pStyle w:val="ListParagraph"/>
        <w:numPr>
          <w:ilvl w:val="0"/>
          <w:numId w:val="144"/>
        </w:numPr>
      </w:pPr>
      <w:r w:rsidRPr="00BB1521">
        <w:t>Tên ca sử dụng: Đăng nhập.</w:t>
      </w:r>
    </w:p>
    <w:p w14:paraId="6DC1DFA5" w14:textId="753A534D" w:rsidR="0001757A" w:rsidRPr="00BB1521" w:rsidRDefault="0001757A" w:rsidP="0001757A">
      <w:pPr>
        <w:pStyle w:val="ListParagraph"/>
        <w:numPr>
          <w:ilvl w:val="0"/>
          <w:numId w:val="144"/>
        </w:numPr>
      </w:pPr>
      <w:r w:rsidRPr="00BB1521">
        <w:t xml:space="preserve">Mục đích: Mô tả cách </w:t>
      </w:r>
      <w:r>
        <w:t>người dùng</w:t>
      </w:r>
      <w:r w:rsidRPr="00BB1521">
        <w:t xml:space="preserve"> đăng nhập vào hệ thống.</w:t>
      </w:r>
    </w:p>
    <w:p w14:paraId="41ADA6AA" w14:textId="57FCF145" w:rsidR="0001757A" w:rsidRPr="00BB1521" w:rsidRDefault="0001757A" w:rsidP="0001757A">
      <w:pPr>
        <w:pStyle w:val="ListParagraph"/>
        <w:numPr>
          <w:ilvl w:val="0"/>
          <w:numId w:val="144"/>
        </w:numPr>
      </w:pPr>
      <w:r w:rsidRPr="00BB1521">
        <w:t>Tác nhân: Người dùng</w:t>
      </w:r>
      <w:r w:rsidR="00781F86">
        <w:t xml:space="preserve"> đăng nhập.</w:t>
      </w:r>
    </w:p>
    <w:p w14:paraId="1A956747" w14:textId="77777777" w:rsidR="0001757A" w:rsidRDefault="0001757A" w:rsidP="0001757A">
      <w:pPr>
        <w:pStyle w:val="ListParagraph"/>
        <w:numPr>
          <w:ilvl w:val="0"/>
          <w:numId w:val="145"/>
        </w:numPr>
        <w:rPr>
          <w:b/>
        </w:rPr>
      </w:pPr>
      <w:r w:rsidRPr="00BB1521">
        <w:rPr>
          <w:b/>
        </w:rPr>
        <w:t>Các luồng sự kiện</w:t>
      </w:r>
    </w:p>
    <w:p w14:paraId="48FC2899" w14:textId="06E85870" w:rsidR="0001757A" w:rsidRPr="0001757A" w:rsidRDefault="0001757A" w:rsidP="0001757A">
      <w:pPr>
        <w:pStyle w:val="ListParagraph"/>
        <w:ind w:firstLine="0"/>
        <w:rPr>
          <w:b/>
        </w:rPr>
      </w:pPr>
      <w:r w:rsidRPr="00BB1521">
        <w:t>Luồng sự kiện chính:</w:t>
      </w:r>
    </w:p>
    <w:p w14:paraId="0CAE4263" w14:textId="1A7BEE77" w:rsidR="0001757A" w:rsidRPr="00BB1521" w:rsidRDefault="0001757A" w:rsidP="0001757A">
      <w:pPr>
        <w:pStyle w:val="ListParagraph"/>
        <w:numPr>
          <w:ilvl w:val="0"/>
          <w:numId w:val="144"/>
        </w:numPr>
      </w:pPr>
      <w:r w:rsidRPr="00BB1521">
        <w:t xml:space="preserve">Ca sử dụng bắt đầu khi </w:t>
      </w:r>
      <w:r>
        <w:t>người dùng</w:t>
      </w:r>
      <w:r w:rsidRPr="00BB1521">
        <w:t xml:space="preserve"> muốn đăng nhập vào hệ thống.</w:t>
      </w:r>
    </w:p>
    <w:p w14:paraId="14358A69" w14:textId="77777777" w:rsidR="0001757A" w:rsidRPr="00BB1521" w:rsidRDefault="0001757A" w:rsidP="0001757A">
      <w:pPr>
        <w:pStyle w:val="ListParagraph"/>
        <w:numPr>
          <w:ilvl w:val="0"/>
          <w:numId w:val="144"/>
        </w:numPr>
      </w:pPr>
      <w:r w:rsidRPr="00BB1521">
        <w:t>Hệ thống xác nhận tài khoản.</w:t>
      </w:r>
    </w:p>
    <w:p w14:paraId="650BABB2" w14:textId="77777777" w:rsidR="0001757A" w:rsidRPr="00BB1521" w:rsidRDefault="0001757A" w:rsidP="0001757A">
      <w:pPr>
        <w:pStyle w:val="ListParagraph"/>
        <w:numPr>
          <w:ilvl w:val="0"/>
          <w:numId w:val="144"/>
        </w:numPr>
      </w:pPr>
      <w:r w:rsidRPr="00BB1521">
        <w:t>Hệ thống ghi lại quá trình đăng nhập.</w:t>
      </w:r>
    </w:p>
    <w:p w14:paraId="6BD435DA" w14:textId="77777777" w:rsidR="00E0189D" w:rsidRDefault="0001757A" w:rsidP="0001757A">
      <w:pPr>
        <w:pStyle w:val="ListParagraph"/>
        <w:numPr>
          <w:ilvl w:val="0"/>
          <w:numId w:val="145"/>
        </w:numPr>
        <w:rPr>
          <w:b/>
        </w:rPr>
      </w:pPr>
      <w:r w:rsidRPr="00BB1521">
        <w:rPr>
          <w:b/>
        </w:rPr>
        <w:t>Tiền điều kiện</w:t>
      </w:r>
    </w:p>
    <w:p w14:paraId="1E6B03BD" w14:textId="1AB7B85D" w:rsidR="002012E2" w:rsidRDefault="0001757A" w:rsidP="0004216E">
      <w:pPr>
        <w:pStyle w:val="ListParagraph"/>
        <w:ind w:firstLine="0"/>
        <w:rPr>
          <w:b/>
        </w:rPr>
      </w:pPr>
      <w:r w:rsidRPr="00BB1521">
        <w:t xml:space="preserve">Người dùng cần có tài khoản </w:t>
      </w:r>
      <w:r w:rsidR="00E0189D">
        <w:t>của phần mềm.</w:t>
      </w:r>
    </w:p>
    <w:p w14:paraId="6C8486AA" w14:textId="77777777" w:rsidR="0004216E" w:rsidRDefault="0004216E">
      <w:pPr>
        <w:spacing w:line="240" w:lineRule="auto"/>
        <w:ind w:firstLine="0"/>
        <w:jc w:val="left"/>
        <w:rPr>
          <w:b/>
        </w:rPr>
      </w:pPr>
      <w:r>
        <w:rPr>
          <w:b/>
        </w:rPr>
        <w:br w:type="page"/>
      </w:r>
    </w:p>
    <w:p w14:paraId="4EF55245" w14:textId="03A50384" w:rsidR="0001757A" w:rsidRPr="00BB1521" w:rsidRDefault="0001757A" w:rsidP="0001757A">
      <w:pPr>
        <w:pStyle w:val="ListParagraph"/>
        <w:numPr>
          <w:ilvl w:val="0"/>
          <w:numId w:val="145"/>
        </w:numPr>
        <w:rPr>
          <w:b/>
        </w:rPr>
      </w:pPr>
      <w:r w:rsidRPr="00BB1521">
        <w:rPr>
          <w:b/>
        </w:rPr>
        <w:lastRenderedPageBreak/>
        <w:t>Hậu điều kiện</w:t>
      </w:r>
    </w:p>
    <w:p w14:paraId="3461EEEB" w14:textId="0C360AB8" w:rsidR="0001757A" w:rsidRDefault="0001757A" w:rsidP="0001757A">
      <w:r w:rsidRPr="00E20717">
        <w:t>Nếu việ</w:t>
      </w:r>
      <w:r w:rsidR="00E0189D">
        <w:t>c đăng nhập thành công, người</w:t>
      </w:r>
      <w:r w:rsidRPr="00E20717">
        <w:t xml:space="preserve"> sẽ đăng nhập được vào hệ thống.</w:t>
      </w:r>
    </w:p>
    <w:p w14:paraId="1045E314" w14:textId="67448EEC" w:rsidR="00E0189D" w:rsidRDefault="001D3CF6" w:rsidP="001D3CF6">
      <w:pPr>
        <w:pStyle w:val="Heading4"/>
        <w:numPr>
          <w:ilvl w:val="2"/>
          <w:numId w:val="20"/>
        </w:numPr>
      </w:pPr>
      <w:bookmarkStart w:id="458" w:name="_Toc141605880"/>
      <w:r>
        <w:t>Ca sử dụng đăng ký</w:t>
      </w:r>
      <w:bookmarkEnd w:id="458"/>
    </w:p>
    <w:p w14:paraId="43C3861A" w14:textId="77777777" w:rsidR="001D3CF6" w:rsidRPr="00303847" w:rsidRDefault="001D3CF6" w:rsidP="001D3CF6">
      <w:pPr>
        <w:pStyle w:val="ListParagraph"/>
        <w:numPr>
          <w:ilvl w:val="0"/>
          <w:numId w:val="147"/>
        </w:numPr>
        <w:rPr>
          <w:b/>
          <w:color w:val="0D0D0D" w:themeColor="text1" w:themeTint="F2"/>
        </w:rPr>
      </w:pPr>
      <w:r>
        <w:rPr>
          <w:b/>
          <w:color w:val="0D0D0D" w:themeColor="text1" w:themeTint="F2"/>
        </w:rPr>
        <w:t>Mô tả tóm tắt</w:t>
      </w:r>
    </w:p>
    <w:p w14:paraId="3EFC5F33" w14:textId="77777777" w:rsidR="001D3CF6" w:rsidRPr="00303847" w:rsidRDefault="001D3CF6" w:rsidP="001D3CF6">
      <w:pPr>
        <w:pStyle w:val="ListParagraph"/>
        <w:numPr>
          <w:ilvl w:val="0"/>
          <w:numId w:val="146"/>
        </w:numPr>
        <w:rPr>
          <w:color w:val="0D0D0D" w:themeColor="text1" w:themeTint="F2"/>
        </w:rPr>
      </w:pPr>
      <w:r w:rsidRPr="00303847">
        <w:rPr>
          <w:color w:val="0D0D0D" w:themeColor="text1" w:themeTint="F2"/>
        </w:rPr>
        <w:t>Tên ca sử dụng: Đăng ký.</w:t>
      </w:r>
    </w:p>
    <w:p w14:paraId="72DCF380" w14:textId="2559B6CD" w:rsidR="001D3CF6" w:rsidRPr="00303847" w:rsidRDefault="001D3CF6" w:rsidP="001D3CF6">
      <w:pPr>
        <w:pStyle w:val="ListParagraph"/>
        <w:numPr>
          <w:ilvl w:val="0"/>
          <w:numId w:val="146"/>
        </w:numPr>
        <w:contextualSpacing/>
        <w:rPr>
          <w:color w:val="0D0D0D" w:themeColor="text1" w:themeTint="F2"/>
        </w:rPr>
      </w:pPr>
      <w:r w:rsidRPr="00303847">
        <w:rPr>
          <w:color w:val="0D0D0D" w:themeColor="text1" w:themeTint="F2"/>
        </w:rPr>
        <w:t xml:space="preserve">Mục đích: tạo tài khoản để </w:t>
      </w:r>
      <w:r>
        <w:rPr>
          <w:color w:val="0D0D0D" w:themeColor="text1" w:themeTint="F2"/>
        </w:rPr>
        <w:t xml:space="preserve">người dùng </w:t>
      </w:r>
      <w:r w:rsidRPr="00303847">
        <w:rPr>
          <w:color w:val="0D0D0D" w:themeColor="text1" w:themeTint="F2"/>
        </w:rPr>
        <w:t>đăng nhập.</w:t>
      </w:r>
    </w:p>
    <w:p w14:paraId="21767CBF" w14:textId="001A23ED" w:rsidR="001D3CF6" w:rsidRPr="00303847" w:rsidRDefault="001D3CF6" w:rsidP="001D3CF6">
      <w:pPr>
        <w:pStyle w:val="ListParagraph"/>
        <w:numPr>
          <w:ilvl w:val="0"/>
          <w:numId w:val="146"/>
        </w:numPr>
        <w:contextualSpacing/>
        <w:rPr>
          <w:color w:val="0D0D0D" w:themeColor="text1" w:themeTint="F2"/>
        </w:rPr>
      </w:pPr>
      <w:r w:rsidRPr="00303847">
        <w:rPr>
          <w:color w:val="0D0D0D" w:themeColor="text1" w:themeTint="F2"/>
        </w:rPr>
        <w:t xml:space="preserve">Tác nhân: </w:t>
      </w:r>
      <w:r>
        <w:rPr>
          <w:color w:val="0D0D0D" w:themeColor="text1" w:themeTint="F2"/>
        </w:rPr>
        <w:t>người dùng</w:t>
      </w:r>
    </w:p>
    <w:p w14:paraId="5810EE9C" w14:textId="77777777" w:rsidR="00781F86" w:rsidRDefault="001D3CF6" w:rsidP="001D3CF6">
      <w:pPr>
        <w:pStyle w:val="ListParagraph"/>
        <w:numPr>
          <w:ilvl w:val="0"/>
          <w:numId w:val="147"/>
        </w:numPr>
        <w:rPr>
          <w:b/>
          <w:color w:val="0D0D0D" w:themeColor="text1" w:themeTint="F2"/>
        </w:rPr>
      </w:pPr>
      <w:r>
        <w:rPr>
          <w:b/>
          <w:color w:val="0D0D0D" w:themeColor="text1" w:themeTint="F2"/>
        </w:rPr>
        <w:t>Các luồng sự kiện</w:t>
      </w:r>
    </w:p>
    <w:p w14:paraId="63E69CCB" w14:textId="30AC2B96" w:rsidR="001D3CF6" w:rsidRPr="00781F86" w:rsidRDefault="001D3CF6" w:rsidP="00781F86">
      <w:pPr>
        <w:pStyle w:val="ListParagraph"/>
        <w:ind w:firstLine="0"/>
        <w:rPr>
          <w:b/>
          <w:color w:val="0D0D0D" w:themeColor="text1" w:themeTint="F2"/>
        </w:rPr>
      </w:pPr>
      <w:r w:rsidRPr="00781F86">
        <w:rPr>
          <w:color w:val="0D0D0D" w:themeColor="text1" w:themeTint="F2"/>
        </w:rPr>
        <w:t>Luồng sự kiện chính:</w:t>
      </w:r>
    </w:p>
    <w:p w14:paraId="211A0512" w14:textId="3DB7AE67" w:rsidR="001D3CF6" w:rsidRPr="00303847" w:rsidRDefault="001D3CF6" w:rsidP="001D3CF6">
      <w:pPr>
        <w:pStyle w:val="ListParagraph"/>
        <w:numPr>
          <w:ilvl w:val="0"/>
          <w:numId w:val="144"/>
        </w:numPr>
        <w:contextualSpacing/>
        <w:rPr>
          <w:color w:val="0D0D0D" w:themeColor="text1" w:themeTint="F2"/>
        </w:rPr>
      </w:pPr>
      <w:r w:rsidRPr="00303847">
        <w:rPr>
          <w:color w:val="0D0D0D" w:themeColor="text1" w:themeTint="F2"/>
        </w:rPr>
        <w:t xml:space="preserve">Ca sử dụng bắt đầu khi người dùng muốn tạo tài khoản để đăng nhập vào </w:t>
      </w:r>
      <w:r w:rsidR="00781F86">
        <w:rPr>
          <w:color w:val="0D0D0D" w:themeColor="text1" w:themeTint="F2"/>
        </w:rPr>
        <w:t>phần mềm.</w:t>
      </w:r>
    </w:p>
    <w:p w14:paraId="7E413789" w14:textId="1DC7CDAB" w:rsidR="001D3CF6" w:rsidRPr="005D646B" w:rsidRDefault="00812AF8" w:rsidP="001D3CF6">
      <w:pPr>
        <w:pStyle w:val="ListParagraph"/>
        <w:numPr>
          <w:ilvl w:val="0"/>
          <w:numId w:val="144"/>
        </w:numPr>
        <w:contextualSpacing/>
        <w:rPr>
          <w:color w:val="0D0D0D" w:themeColor="text1" w:themeTint="F2"/>
          <w:szCs w:val="26"/>
        </w:rPr>
      </w:pPr>
      <w:r w:rsidRPr="005D646B">
        <w:rPr>
          <w:color w:val="0D0D0D" w:themeColor="text1" w:themeTint="F2"/>
          <w:szCs w:val="26"/>
        </w:rPr>
        <w:t>Phần mềm</w:t>
      </w:r>
      <w:r w:rsidR="001D3CF6" w:rsidRPr="005D646B">
        <w:rPr>
          <w:color w:val="0D0D0D" w:themeColor="text1" w:themeTint="F2"/>
          <w:szCs w:val="26"/>
        </w:rPr>
        <w:t xml:space="preserve"> yêu cầu người dùng phải nhập tên và mật khẩu để đăng ký tài khoản.</w:t>
      </w:r>
    </w:p>
    <w:p w14:paraId="26FC8539" w14:textId="4D14BDB5" w:rsidR="001D3CF6" w:rsidRPr="005D646B" w:rsidRDefault="001D3CF6" w:rsidP="001D3CF6">
      <w:pPr>
        <w:pStyle w:val="ListParagraph"/>
        <w:numPr>
          <w:ilvl w:val="0"/>
          <w:numId w:val="144"/>
        </w:numPr>
        <w:contextualSpacing/>
        <w:rPr>
          <w:color w:val="0D0D0D" w:themeColor="text1" w:themeTint="F2"/>
          <w:szCs w:val="26"/>
        </w:rPr>
      </w:pPr>
      <w:r w:rsidRPr="005D646B">
        <w:rPr>
          <w:color w:val="0D0D0D" w:themeColor="text1" w:themeTint="F2"/>
          <w:szCs w:val="26"/>
        </w:rPr>
        <w:t xml:space="preserve">Đăng ký thành công thì người dùng có thể đăng nhập </w:t>
      </w:r>
      <w:r w:rsidR="00812AF8" w:rsidRPr="005D646B">
        <w:rPr>
          <w:color w:val="0D0D0D" w:themeColor="text1" w:themeTint="F2"/>
          <w:szCs w:val="26"/>
        </w:rPr>
        <w:t>vào phần mềm</w:t>
      </w:r>
      <w:r w:rsidRPr="005D646B">
        <w:rPr>
          <w:color w:val="0D0D0D" w:themeColor="text1" w:themeTint="F2"/>
          <w:szCs w:val="26"/>
        </w:rPr>
        <w:t xml:space="preserve">. </w:t>
      </w:r>
    </w:p>
    <w:p w14:paraId="5EA39C9D" w14:textId="77777777" w:rsidR="00812AF8" w:rsidRPr="005D646B" w:rsidRDefault="001D3CF6" w:rsidP="001D3CF6">
      <w:pPr>
        <w:pStyle w:val="ListParagraph"/>
        <w:numPr>
          <w:ilvl w:val="0"/>
          <w:numId w:val="147"/>
        </w:numPr>
        <w:rPr>
          <w:b/>
          <w:color w:val="0D0D0D" w:themeColor="text1" w:themeTint="F2"/>
          <w:szCs w:val="26"/>
        </w:rPr>
      </w:pPr>
      <w:r w:rsidRPr="005D646B">
        <w:rPr>
          <w:b/>
          <w:color w:val="0D0D0D" w:themeColor="text1" w:themeTint="F2"/>
          <w:szCs w:val="26"/>
        </w:rPr>
        <w:t>Tiền điều kiện</w:t>
      </w:r>
    </w:p>
    <w:p w14:paraId="5FD37FF7" w14:textId="62908DFA" w:rsidR="001D3CF6" w:rsidRPr="005D646B" w:rsidRDefault="001D3CF6" w:rsidP="00812AF8">
      <w:pPr>
        <w:pStyle w:val="ListParagraph"/>
        <w:ind w:firstLine="0"/>
        <w:rPr>
          <w:b/>
          <w:color w:val="0D0D0D" w:themeColor="text1" w:themeTint="F2"/>
          <w:szCs w:val="26"/>
        </w:rPr>
      </w:pPr>
      <w:r w:rsidRPr="005D646B">
        <w:rPr>
          <w:color w:val="0D0D0D" w:themeColor="text1" w:themeTint="F2"/>
          <w:szCs w:val="26"/>
        </w:rPr>
        <w:t>Không có.</w:t>
      </w:r>
    </w:p>
    <w:p w14:paraId="410C3D05" w14:textId="77777777" w:rsidR="00C667DC" w:rsidRPr="005D646B" w:rsidRDefault="001D3CF6" w:rsidP="00C667DC">
      <w:pPr>
        <w:pStyle w:val="ListParagraph"/>
        <w:numPr>
          <w:ilvl w:val="0"/>
          <w:numId w:val="147"/>
        </w:numPr>
        <w:rPr>
          <w:b/>
          <w:color w:val="0D0D0D" w:themeColor="text1" w:themeTint="F2"/>
          <w:szCs w:val="26"/>
        </w:rPr>
      </w:pPr>
      <w:r w:rsidRPr="005D646B">
        <w:rPr>
          <w:b/>
          <w:color w:val="0D0D0D" w:themeColor="text1" w:themeTint="F2"/>
          <w:szCs w:val="26"/>
        </w:rPr>
        <w:t>Hậu điều kiện</w:t>
      </w:r>
    </w:p>
    <w:p w14:paraId="0AEF0A76" w14:textId="1C82E605" w:rsidR="005D646B" w:rsidRPr="005D646B" w:rsidRDefault="001D3CF6" w:rsidP="005D646B">
      <w:pPr>
        <w:rPr>
          <w:b/>
          <w:szCs w:val="26"/>
        </w:rPr>
      </w:pPr>
      <w:r w:rsidRPr="005D646B">
        <w:rPr>
          <w:szCs w:val="26"/>
        </w:rPr>
        <w:t xml:space="preserve">Khi người dùng đăng ký thành công, người dùng sẽ có tài khoản để đăng nhập vào </w:t>
      </w:r>
      <w:r w:rsidR="00812AF8" w:rsidRPr="005D646B">
        <w:rPr>
          <w:szCs w:val="26"/>
        </w:rPr>
        <w:t>phần mềm</w:t>
      </w:r>
      <w:r w:rsidRPr="005D646B">
        <w:rPr>
          <w:szCs w:val="26"/>
        </w:rPr>
        <w:t>.</w:t>
      </w:r>
    </w:p>
    <w:p w14:paraId="466F96C5" w14:textId="264046F6" w:rsidR="00357A4D" w:rsidRDefault="00357A4D" w:rsidP="00357A4D">
      <w:pPr>
        <w:pStyle w:val="Heading4"/>
        <w:numPr>
          <w:ilvl w:val="2"/>
          <w:numId w:val="20"/>
        </w:numPr>
      </w:pPr>
      <w:bookmarkStart w:id="459" w:name="_Toc141605881"/>
      <w:r>
        <w:t>Ca sử dụng quản lý tập ghi chú</w:t>
      </w:r>
      <w:bookmarkEnd w:id="459"/>
    </w:p>
    <w:p w14:paraId="5E31689B" w14:textId="54433FE3" w:rsidR="00357A4D" w:rsidRDefault="00C667DC" w:rsidP="00357A4D">
      <w:pPr>
        <w:pStyle w:val="ListParagraph"/>
        <w:numPr>
          <w:ilvl w:val="0"/>
          <w:numId w:val="148"/>
        </w:numPr>
        <w:ind w:left="709"/>
        <w:rPr>
          <w:b/>
        </w:rPr>
      </w:pPr>
      <w:r>
        <w:rPr>
          <w:b/>
        </w:rPr>
        <w:t>Mô tả tóm tắt</w:t>
      </w:r>
    </w:p>
    <w:p w14:paraId="32F6CA72" w14:textId="1E23F9BD" w:rsidR="00C667DC" w:rsidRPr="00C667DC" w:rsidRDefault="00C667DC" w:rsidP="00C667DC">
      <w:pPr>
        <w:pStyle w:val="ListParagraph"/>
        <w:numPr>
          <w:ilvl w:val="0"/>
          <w:numId w:val="144"/>
        </w:numPr>
        <w:rPr>
          <w:b/>
        </w:rPr>
      </w:pPr>
      <w:r>
        <w:t>Tên ca sử dụng: quản lý tập ghi chú</w:t>
      </w:r>
    </w:p>
    <w:p w14:paraId="65307810" w14:textId="7EF0B80B" w:rsidR="00C667DC" w:rsidRPr="00C667DC" w:rsidRDefault="00C667DC" w:rsidP="00C667DC">
      <w:pPr>
        <w:pStyle w:val="ListParagraph"/>
        <w:numPr>
          <w:ilvl w:val="0"/>
          <w:numId w:val="144"/>
        </w:numPr>
        <w:rPr>
          <w:b/>
        </w:rPr>
      </w:pPr>
      <w:r>
        <w:t>Mục đích: ca sử dụng này cho phép người dùng quản lý tập ghi chú</w:t>
      </w:r>
    </w:p>
    <w:p w14:paraId="73D171E8" w14:textId="504B4497" w:rsidR="00C667DC" w:rsidRDefault="00C667DC" w:rsidP="00C667DC">
      <w:pPr>
        <w:pStyle w:val="ListParagraph"/>
        <w:numPr>
          <w:ilvl w:val="0"/>
          <w:numId w:val="144"/>
        </w:numPr>
        <w:rPr>
          <w:b/>
        </w:rPr>
      </w:pPr>
      <w:r>
        <w:t xml:space="preserve">Tác nhân: </w:t>
      </w:r>
      <w:r w:rsidR="00924984">
        <w:t>Người dùng</w:t>
      </w:r>
    </w:p>
    <w:p w14:paraId="709602CD" w14:textId="108154F9" w:rsidR="00C667DC" w:rsidRDefault="00C667DC" w:rsidP="00357A4D">
      <w:pPr>
        <w:pStyle w:val="ListParagraph"/>
        <w:numPr>
          <w:ilvl w:val="0"/>
          <w:numId w:val="148"/>
        </w:numPr>
        <w:ind w:left="709"/>
        <w:rPr>
          <w:b/>
        </w:rPr>
      </w:pPr>
      <w:r>
        <w:rPr>
          <w:b/>
        </w:rPr>
        <w:t>Các luồng sự kiện</w:t>
      </w:r>
    </w:p>
    <w:p w14:paraId="4CA5A0BC" w14:textId="7559E12F" w:rsidR="00924984" w:rsidRDefault="00924984" w:rsidP="00924984">
      <w:pPr>
        <w:pStyle w:val="ListParagraph"/>
        <w:ind w:left="709" w:firstLine="0"/>
      </w:pPr>
      <w:r>
        <w:t>Luồng sự kiện chính:</w:t>
      </w:r>
    </w:p>
    <w:p w14:paraId="1420B5FF" w14:textId="364D92EF" w:rsidR="00924984" w:rsidRDefault="00924984" w:rsidP="00924984">
      <w:pPr>
        <w:pStyle w:val="ListParagraph"/>
        <w:numPr>
          <w:ilvl w:val="0"/>
          <w:numId w:val="144"/>
        </w:numPr>
      </w:pPr>
      <w:r>
        <w:t>Ca sử dụng được thực hiện khi người dùng muốn quản lý tập ghi chú</w:t>
      </w:r>
    </w:p>
    <w:p w14:paraId="590AA5D4" w14:textId="0E0300E2" w:rsidR="00D9538E" w:rsidRDefault="005F102C" w:rsidP="00924984">
      <w:pPr>
        <w:pStyle w:val="ListParagraph"/>
        <w:numPr>
          <w:ilvl w:val="0"/>
          <w:numId w:val="144"/>
        </w:numPr>
      </w:pPr>
      <w:r>
        <w:t>Người dùng có thể thêm, sửa, xóa todolist, chia sẻ tập ghi chú, đổi tên tập ghi chú, xóa tập ghi chú, xuất tập ghi chú thành file PDF, thêm tập ghi chú mới</w:t>
      </w:r>
    </w:p>
    <w:p w14:paraId="2445A55C" w14:textId="20CB78DD" w:rsidR="005F102C" w:rsidRDefault="005F102C" w:rsidP="00924984">
      <w:pPr>
        <w:pStyle w:val="ListParagraph"/>
        <w:numPr>
          <w:ilvl w:val="0"/>
          <w:numId w:val="144"/>
        </w:numPr>
      </w:pPr>
      <w:r>
        <w:t>Hệ thống nhận yêu cầu và xử lý yêu cầu của người dùng</w:t>
      </w:r>
    </w:p>
    <w:p w14:paraId="38E8893B" w14:textId="1AB5EF85" w:rsidR="005F102C" w:rsidRDefault="001A6E00" w:rsidP="00924984">
      <w:pPr>
        <w:pStyle w:val="ListParagraph"/>
        <w:numPr>
          <w:ilvl w:val="0"/>
          <w:numId w:val="144"/>
        </w:numPr>
      </w:pPr>
      <w:r>
        <w:t>Hệ thống trở lại giao diện quản lý tập ghi chú</w:t>
      </w:r>
    </w:p>
    <w:p w14:paraId="47807998" w14:textId="77777777" w:rsidR="005D646B" w:rsidRDefault="00D9538E" w:rsidP="0004216E">
      <w:pPr>
        <w:pStyle w:val="ListParagraph"/>
        <w:keepNext/>
        <w:ind w:left="709" w:firstLine="0"/>
        <w:jc w:val="center"/>
      </w:pPr>
      <w:r w:rsidRPr="00D9538E">
        <w:rPr>
          <w:noProof/>
        </w:rPr>
        <w:lastRenderedPageBreak/>
        <w:drawing>
          <wp:inline distT="0" distB="0" distL="0" distR="0" wp14:anchorId="15F99DF5" wp14:editId="36ECE4A4">
            <wp:extent cx="4615841" cy="2966309"/>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28635" cy="2974531"/>
                    </a:xfrm>
                    <a:prstGeom prst="rect">
                      <a:avLst/>
                    </a:prstGeom>
                  </pic:spPr>
                </pic:pic>
              </a:graphicData>
            </a:graphic>
          </wp:inline>
        </w:drawing>
      </w:r>
    </w:p>
    <w:p w14:paraId="1017F558" w14:textId="4EB08FB0" w:rsidR="00924984" w:rsidRPr="00924984" w:rsidRDefault="005D646B" w:rsidP="0082773A">
      <w:pPr>
        <w:pStyle w:val="Caption"/>
      </w:pPr>
      <w:bookmarkStart w:id="460" w:name="_Toc121066674"/>
      <w:r>
        <w:t xml:space="preserve">Hình 2. </w:t>
      </w:r>
      <w:r w:rsidR="002604C8">
        <w:fldChar w:fldCharType="begin"/>
      </w:r>
      <w:r w:rsidR="002604C8">
        <w:instrText xml:space="preserve"> SEQ Hình_2. \* ARABIC </w:instrText>
      </w:r>
      <w:r w:rsidR="002604C8">
        <w:fldChar w:fldCharType="separate"/>
      </w:r>
      <w:r w:rsidR="0004216E">
        <w:rPr>
          <w:noProof/>
        </w:rPr>
        <w:t>2</w:t>
      </w:r>
      <w:r w:rsidR="002604C8">
        <w:rPr>
          <w:noProof/>
        </w:rPr>
        <w:fldChar w:fldCharType="end"/>
      </w:r>
      <w:r w:rsidR="0082773A">
        <w:t xml:space="preserve"> Biểu usecase quản lý tập ghi chú</w:t>
      </w:r>
      <w:bookmarkEnd w:id="460"/>
    </w:p>
    <w:p w14:paraId="2A4656E3" w14:textId="45D4CA81" w:rsidR="00C667DC" w:rsidRDefault="00C667DC" w:rsidP="00357A4D">
      <w:pPr>
        <w:pStyle w:val="ListParagraph"/>
        <w:numPr>
          <w:ilvl w:val="0"/>
          <w:numId w:val="148"/>
        </w:numPr>
        <w:ind w:left="709"/>
        <w:rPr>
          <w:b/>
        </w:rPr>
      </w:pPr>
      <w:r>
        <w:rPr>
          <w:b/>
        </w:rPr>
        <w:t>Tiền điều kiện</w:t>
      </w:r>
    </w:p>
    <w:p w14:paraId="0F6984B8" w14:textId="74215253" w:rsidR="001A6E00" w:rsidRPr="001A6E00" w:rsidRDefault="001A6E00" w:rsidP="001A6E00">
      <w:pPr>
        <w:pStyle w:val="ListParagraph"/>
        <w:ind w:left="709" w:firstLine="0"/>
      </w:pPr>
      <w:r>
        <w:t>Người dùng đã đăng nhập vào hệ thống trước đó</w:t>
      </w:r>
    </w:p>
    <w:p w14:paraId="345E8C81" w14:textId="6C095EBE" w:rsidR="00C667DC" w:rsidRDefault="00C667DC" w:rsidP="00357A4D">
      <w:pPr>
        <w:pStyle w:val="ListParagraph"/>
        <w:numPr>
          <w:ilvl w:val="0"/>
          <w:numId w:val="148"/>
        </w:numPr>
        <w:ind w:left="709"/>
        <w:rPr>
          <w:b/>
        </w:rPr>
      </w:pPr>
      <w:r>
        <w:rPr>
          <w:b/>
        </w:rPr>
        <w:t>Hậu điều kiện</w:t>
      </w:r>
    </w:p>
    <w:p w14:paraId="3E84835A" w14:textId="2A1D59D7" w:rsidR="001A6E00" w:rsidRPr="001A6E00" w:rsidRDefault="00137450" w:rsidP="001A6E00">
      <w:pPr>
        <w:pStyle w:val="ListParagraph"/>
        <w:ind w:left="709" w:firstLine="0"/>
      </w:pPr>
      <w:r>
        <w:t>Ca sử dùng thành công, người dùng có thể quản lý tập ghi chú</w:t>
      </w:r>
    </w:p>
    <w:p w14:paraId="4C2BE7F3" w14:textId="165300B9" w:rsidR="001D3CF6" w:rsidRDefault="00192C21" w:rsidP="00192C21">
      <w:pPr>
        <w:pStyle w:val="Heading4"/>
        <w:numPr>
          <w:ilvl w:val="2"/>
          <w:numId w:val="20"/>
        </w:numPr>
      </w:pPr>
      <w:bookmarkStart w:id="461" w:name="_Toc141605882"/>
      <w:r>
        <w:t>Ca sử dụng quản lý ghi chú</w:t>
      </w:r>
      <w:bookmarkEnd w:id="461"/>
    </w:p>
    <w:p w14:paraId="094F6737" w14:textId="7B291AEA" w:rsidR="00192C21" w:rsidRDefault="00192C21" w:rsidP="00192C21">
      <w:pPr>
        <w:pStyle w:val="ListParagraph"/>
        <w:numPr>
          <w:ilvl w:val="0"/>
          <w:numId w:val="149"/>
        </w:numPr>
        <w:rPr>
          <w:b/>
        </w:rPr>
      </w:pPr>
      <w:r>
        <w:rPr>
          <w:b/>
        </w:rPr>
        <w:t>Mô tả tóm tắt</w:t>
      </w:r>
    </w:p>
    <w:p w14:paraId="72FA7558" w14:textId="54A97853" w:rsidR="00206D40" w:rsidRDefault="00206D40" w:rsidP="00206D40">
      <w:pPr>
        <w:pStyle w:val="ListParagraph"/>
        <w:numPr>
          <w:ilvl w:val="0"/>
          <w:numId w:val="144"/>
        </w:numPr>
      </w:pPr>
      <w:r>
        <w:t>Tên ca sử dụng: quản lý ghi chú</w:t>
      </w:r>
    </w:p>
    <w:p w14:paraId="0479F208" w14:textId="5C7464AC" w:rsidR="00206D40" w:rsidRDefault="00206D40" w:rsidP="00206D40">
      <w:pPr>
        <w:pStyle w:val="ListParagraph"/>
        <w:numPr>
          <w:ilvl w:val="0"/>
          <w:numId w:val="144"/>
        </w:numPr>
      </w:pPr>
      <w:r>
        <w:t xml:space="preserve">Mục đích: giúp người </w:t>
      </w:r>
      <w:r w:rsidR="00973DC1">
        <w:t xml:space="preserve">dùng </w:t>
      </w:r>
      <w:r>
        <w:t>quản lý ghi chú</w:t>
      </w:r>
    </w:p>
    <w:p w14:paraId="78471357" w14:textId="77B3F4DC" w:rsidR="00973DC1" w:rsidRPr="00206D40" w:rsidRDefault="00973DC1" w:rsidP="00206D40">
      <w:pPr>
        <w:pStyle w:val="ListParagraph"/>
        <w:numPr>
          <w:ilvl w:val="0"/>
          <w:numId w:val="144"/>
        </w:numPr>
      </w:pPr>
      <w:r>
        <w:t>Tác nhân: người dùng</w:t>
      </w:r>
    </w:p>
    <w:p w14:paraId="138CF238" w14:textId="7011FD6D" w:rsidR="00192C21" w:rsidRDefault="00192C21" w:rsidP="00192C21">
      <w:pPr>
        <w:pStyle w:val="ListParagraph"/>
        <w:numPr>
          <w:ilvl w:val="0"/>
          <w:numId w:val="149"/>
        </w:numPr>
        <w:rPr>
          <w:b/>
        </w:rPr>
      </w:pPr>
      <w:r>
        <w:rPr>
          <w:b/>
        </w:rPr>
        <w:t>Các luồng sự kiện</w:t>
      </w:r>
    </w:p>
    <w:p w14:paraId="7D3434D5" w14:textId="636E31C0" w:rsidR="00973DC1" w:rsidRDefault="007E3043" w:rsidP="00973DC1">
      <w:pPr>
        <w:pStyle w:val="ListParagraph"/>
        <w:ind w:left="1080" w:firstLine="0"/>
      </w:pPr>
      <w:r>
        <w:t>Luồng sự kiện chính</w:t>
      </w:r>
    </w:p>
    <w:p w14:paraId="157774E9" w14:textId="0F5CE8D6" w:rsidR="007E3043" w:rsidRDefault="007E3043" w:rsidP="007E3043">
      <w:pPr>
        <w:pStyle w:val="ListParagraph"/>
        <w:numPr>
          <w:ilvl w:val="0"/>
          <w:numId w:val="144"/>
        </w:numPr>
      </w:pPr>
      <w:r>
        <w:t>Luồng sự kiện bắt đầu khi người dùng muốn quản lý</w:t>
      </w:r>
      <w:r w:rsidR="002F1D48">
        <w:t xml:space="preserve"> ghi chú</w:t>
      </w:r>
    </w:p>
    <w:p w14:paraId="7A5D1D79" w14:textId="39FDB7AB" w:rsidR="002F1D48" w:rsidRDefault="002F1D48" w:rsidP="002F1D48">
      <w:pPr>
        <w:pStyle w:val="ListParagraph"/>
        <w:numPr>
          <w:ilvl w:val="0"/>
          <w:numId w:val="144"/>
        </w:numPr>
      </w:pPr>
      <w:r>
        <w:t xml:space="preserve">Người dùng có thể thêm, xóa ảnh, </w:t>
      </w:r>
      <w:r w:rsidR="004A6060">
        <w:t xml:space="preserve">thêm phát họa, sửa phát họa, xóa phát họa, chia sẽ ghi chú, thêm checkbox, sửa checkbox, xóa checkbox, </w:t>
      </w:r>
      <w:r w:rsidR="00AC181A">
        <w:t xml:space="preserve">thêm nội dung ghi chú, sửa nội dung ghi chú, xóa nội dung ghi chú, xuất ghi chú thành file PDF, thêm bảng, xóa bảng, </w:t>
      </w:r>
      <w:r w:rsidR="00253AD9">
        <w:t>sửa bảng, thêm ghi chú mới, xóa ghi chú</w:t>
      </w:r>
    </w:p>
    <w:p w14:paraId="557BEAB2" w14:textId="567AD2EE" w:rsidR="00253AD9" w:rsidRDefault="0011377A" w:rsidP="002F1D48">
      <w:pPr>
        <w:pStyle w:val="ListParagraph"/>
        <w:numPr>
          <w:ilvl w:val="0"/>
          <w:numId w:val="144"/>
        </w:numPr>
      </w:pPr>
      <w:r>
        <w:t>Hệ thống nhận yêu cầu và xử lý theo yêu cầu của người dùng</w:t>
      </w:r>
    </w:p>
    <w:p w14:paraId="40FAD053" w14:textId="7E15E060" w:rsidR="0011377A" w:rsidRDefault="0011377A" w:rsidP="002F1D48">
      <w:pPr>
        <w:pStyle w:val="ListParagraph"/>
        <w:numPr>
          <w:ilvl w:val="0"/>
          <w:numId w:val="144"/>
        </w:numPr>
      </w:pPr>
      <w:r>
        <w:t>Hệ thống trở lại giao diện quản lý ghi chú</w:t>
      </w:r>
    </w:p>
    <w:p w14:paraId="07D839B5" w14:textId="77777777" w:rsidR="0082773A" w:rsidRDefault="00253AD9" w:rsidP="0004216E">
      <w:pPr>
        <w:pStyle w:val="ListParagraph"/>
        <w:keepNext/>
        <w:ind w:hanging="436"/>
        <w:jc w:val="center"/>
      </w:pPr>
      <w:r w:rsidRPr="00253AD9">
        <w:rPr>
          <w:noProof/>
        </w:rPr>
        <w:lastRenderedPageBreak/>
        <w:drawing>
          <wp:inline distT="0" distB="0" distL="0" distR="0" wp14:anchorId="5152093D" wp14:editId="2BD5F386">
            <wp:extent cx="4888006" cy="2661139"/>
            <wp:effectExtent l="0" t="0" r="825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44237" cy="2691753"/>
                    </a:xfrm>
                    <a:prstGeom prst="rect">
                      <a:avLst/>
                    </a:prstGeom>
                  </pic:spPr>
                </pic:pic>
              </a:graphicData>
            </a:graphic>
          </wp:inline>
        </w:drawing>
      </w:r>
    </w:p>
    <w:p w14:paraId="096FC554" w14:textId="2C647CC7" w:rsidR="002F1D48" w:rsidRPr="00973DC1" w:rsidRDefault="0082773A" w:rsidP="0082773A">
      <w:pPr>
        <w:pStyle w:val="Caption"/>
        <w:spacing w:after="0"/>
      </w:pPr>
      <w:bookmarkStart w:id="462" w:name="_Toc121066675"/>
      <w:r>
        <w:t xml:space="preserve">Hình 2. </w:t>
      </w:r>
      <w:r w:rsidR="002604C8">
        <w:fldChar w:fldCharType="begin"/>
      </w:r>
      <w:r w:rsidR="002604C8">
        <w:instrText xml:space="preserve"> SEQ Hình_2. \* ARABIC </w:instrText>
      </w:r>
      <w:r w:rsidR="002604C8">
        <w:fldChar w:fldCharType="separate"/>
      </w:r>
      <w:r w:rsidR="0004216E">
        <w:rPr>
          <w:noProof/>
        </w:rPr>
        <w:t>3</w:t>
      </w:r>
      <w:r w:rsidR="002604C8">
        <w:rPr>
          <w:noProof/>
        </w:rPr>
        <w:fldChar w:fldCharType="end"/>
      </w:r>
      <w:r>
        <w:t xml:space="preserve"> Biểu đồ usecase quản lý ghi chú</w:t>
      </w:r>
      <w:bookmarkEnd w:id="462"/>
    </w:p>
    <w:p w14:paraId="29E87B9F" w14:textId="0693D24E" w:rsidR="00192C21" w:rsidRDefault="00192C21" w:rsidP="00192C21">
      <w:pPr>
        <w:pStyle w:val="ListParagraph"/>
        <w:numPr>
          <w:ilvl w:val="0"/>
          <w:numId w:val="149"/>
        </w:numPr>
        <w:rPr>
          <w:b/>
        </w:rPr>
      </w:pPr>
      <w:r>
        <w:rPr>
          <w:b/>
        </w:rPr>
        <w:t>Tiền điều kiện</w:t>
      </w:r>
    </w:p>
    <w:p w14:paraId="6FF7C077" w14:textId="31379E4C" w:rsidR="0011377A" w:rsidRPr="0011377A" w:rsidRDefault="0011377A" w:rsidP="0011377A">
      <w:pPr>
        <w:pStyle w:val="ListParagraph"/>
        <w:ind w:left="1080" w:firstLine="0"/>
      </w:pPr>
      <w:r>
        <w:t>Người dùng đã đăng nhập vào hệ thống trước đó</w:t>
      </w:r>
    </w:p>
    <w:p w14:paraId="1947D889" w14:textId="7FB25708" w:rsidR="00206D40" w:rsidRDefault="00206D40" w:rsidP="00192C21">
      <w:pPr>
        <w:pStyle w:val="ListParagraph"/>
        <w:numPr>
          <w:ilvl w:val="0"/>
          <w:numId w:val="149"/>
        </w:numPr>
        <w:rPr>
          <w:b/>
        </w:rPr>
      </w:pPr>
      <w:r>
        <w:rPr>
          <w:b/>
        </w:rPr>
        <w:t>Hậu điều kiện</w:t>
      </w:r>
    </w:p>
    <w:p w14:paraId="77C1C8B6" w14:textId="4F6FFEE2" w:rsidR="0011377A" w:rsidRDefault="0011377A" w:rsidP="0011377A">
      <w:pPr>
        <w:pStyle w:val="ListParagraph"/>
        <w:ind w:left="1080" w:firstLine="0"/>
      </w:pPr>
      <w:r>
        <w:t>Ca sử dụng thành công, người dùng có thể quản lý ghi chú</w:t>
      </w:r>
    </w:p>
    <w:p w14:paraId="1691F0C2" w14:textId="2C94A24B" w:rsidR="00F06BBB" w:rsidRDefault="00F06BBB" w:rsidP="00F06BBB">
      <w:pPr>
        <w:pStyle w:val="Heading4"/>
        <w:numPr>
          <w:ilvl w:val="2"/>
          <w:numId w:val="20"/>
        </w:numPr>
      </w:pPr>
      <w:bookmarkStart w:id="463" w:name="_Toc141605883"/>
      <w:r>
        <w:t>Ca sử dụng tìm kiếm</w:t>
      </w:r>
      <w:bookmarkEnd w:id="463"/>
    </w:p>
    <w:p w14:paraId="3D78409F" w14:textId="77777777" w:rsidR="00F06BBB" w:rsidRPr="00E20717" w:rsidRDefault="00F06BBB" w:rsidP="00F06BBB">
      <w:pPr>
        <w:pStyle w:val="ListParagraph"/>
        <w:numPr>
          <w:ilvl w:val="0"/>
          <w:numId w:val="150"/>
        </w:numPr>
        <w:ind w:left="720"/>
        <w:contextualSpacing/>
        <w:jc w:val="left"/>
        <w:rPr>
          <w:b/>
          <w:bCs/>
          <w:szCs w:val="26"/>
        </w:rPr>
      </w:pPr>
      <w:r w:rsidRPr="00E20717">
        <w:rPr>
          <w:b/>
          <w:bCs/>
          <w:szCs w:val="26"/>
        </w:rPr>
        <w:t>Mô tả tóm tắt:</w:t>
      </w:r>
    </w:p>
    <w:p w14:paraId="4953E55C" w14:textId="77777777" w:rsidR="00F06BBB" w:rsidRPr="00E20717" w:rsidRDefault="00F06BBB" w:rsidP="00F06BBB">
      <w:pPr>
        <w:pStyle w:val="ListParagraph"/>
        <w:numPr>
          <w:ilvl w:val="0"/>
          <w:numId w:val="151"/>
        </w:numPr>
        <w:contextualSpacing/>
        <w:rPr>
          <w:szCs w:val="26"/>
        </w:rPr>
      </w:pPr>
      <w:r w:rsidRPr="00E20717">
        <w:rPr>
          <w:szCs w:val="26"/>
        </w:rPr>
        <w:t>Tên ca sử dụng: Tìm kiếm.</w:t>
      </w:r>
    </w:p>
    <w:p w14:paraId="3292CCD8" w14:textId="593F7538" w:rsidR="00F06BBB" w:rsidRPr="00E20717" w:rsidRDefault="00F06BBB" w:rsidP="00F06BBB">
      <w:pPr>
        <w:pStyle w:val="ListParagraph"/>
        <w:numPr>
          <w:ilvl w:val="0"/>
          <w:numId w:val="151"/>
        </w:numPr>
        <w:contextualSpacing/>
        <w:rPr>
          <w:szCs w:val="26"/>
        </w:rPr>
      </w:pPr>
      <w:r w:rsidRPr="00E20717">
        <w:rPr>
          <w:szCs w:val="26"/>
        </w:rPr>
        <w:t xml:space="preserve">Mục đích: Ca sử dụng này cho phép người dùng </w:t>
      </w:r>
      <w:r w:rsidR="004408A3">
        <w:rPr>
          <w:szCs w:val="26"/>
        </w:rPr>
        <w:t>có thể tra cứu các thông tin về ghi chú</w:t>
      </w:r>
    </w:p>
    <w:p w14:paraId="20778CED" w14:textId="05F38B92" w:rsidR="0082773A" w:rsidRPr="00C54FE1" w:rsidRDefault="00F06BBB" w:rsidP="00C54FE1">
      <w:pPr>
        <w:pStyle w:val="ListParagraph"/>
        <w:numPr>
          <w:ilvl w:val="0"/>
          <w:numId w:val="151"/>
        </w:numPr>
        <w:contextualSpacing/>
        <w:rPr>
          <w:szCs w:val="26"/>
        </w:rPr>
      </w:pPr>
      <w:r w:rsidRPr="00E20717">
        <w:rPr>
          <w:szCs w:val="26"/>
        </w:rPr>
        <w:t>Tác nhân: Người dùng.</w:t>
      </w:r>
    </w:p>
    <w:p w14:paraId="443A6071" w14:textId="2042099D" w:rsidR="004408A3" w:rsidRDefault="00F06BBB" w:rsidP="00F06BBB">
      <w:pPr>
        <w:pStyle w:val="ListParagraph"/>
        <w:numPr>
          <w:ilvl w:val="0"/>
          <w:numId w:val="150"/>
        </w:numPr>
        <w:ind w:left="720"/>
        <w:contextualSpacing/>
        <w:jc w:val="left"/>
        <w:rPr>
          <w:b/>
          <w:bCs/>
          <w:szCs w:val="26"/>
        </w:rPr>
      </w:pPr>
      <w:r w:rsidRPr="00E20717">
        <w:rPr>
          <w:b/>
          <w:bCs/>
          <w:szCs w:val="26"/>
        </w:rPr>
        <w:t>Các luồng sự kiện:</w:t>
      </w:r>
    </w:p>
    <w:p w14:paraId="5995B4D5" w14:textId="5D814B80" w:rsidR="00F06BBB" w:rsidRPr="004408A3" w:rsidRDefault="00F06BBB" w:rsidP="004408A3">
      <w:pPr>
        <w:pStyle w:val="ListParagraph"/>
        <w:ind w:firstLine="0"/>
        <w:contextualSpacing/>
        <w:jc w:val="left"/>
        <w:rPr>
          <w:b/>
          <w:bCs/>
          <w:szCs w:val="26"/>
        </w:rPr>
      </w:pPr>
      <w:r w:rsidRPr="004408A3">
        <w:rPr>
          <w:szCs w:val="26"/>
        </w:rPr>
        <w:t>Luồng sự kiện chính:</w:t>
      </w:r>
    </w:p>
    <w:p w14:paraId="5F4744F1" w14:textId="5D2FCAAF" w:rsidR="00F06BBB" w:rsidRPr="00E20717" w:rsidRDefault="00F06BBB" w:rsidP="001E58CE">
      <w:pPr>
        <w:pStyle w:val="ListParagraph"/>
        <w:numPr>
          <w:ilvl w:val="0"/>
          <w:numId w:val="152"/>
        </w:numPr>
      </w:pPr>
      <w:r w:rsidRPr="00E20717">
        <w:t xml:space="preserve">Ca sử dụng này bắt đầu khi người dung muốn tìm kiếm thông tin </w:t>
      </w:r>
      <w:r w:rsidR="001E58CE">
        <w:t>các ghi chú</w:t>
      </w:r>
    </w:p>
    <w:p w14:paraId="4C2CAB2A" w14:textId="77777777" w:rsidR="00F06BBB" w:rsidRPr="00E20717" w:rsidRDefault="00F06BBB" w:rsidP="00F06BBB">
      <w:pPr>
        <w:pStyle w:val="ListParagraph"/>
        <w:numPr>
          <w:ilvl w:val="0"/>
          <w:numId w:val="152"/>
        </w:numPr>
        <w:jc w:val="left"/>
      </w:pPr>
      <w:r w:rsidRPr="00E20717">
        <w:t>Hệ thống hiển thị các lựa chọn.</w:t>
      </w:r>
    </w:p>
    <w:p w14:paraId="2838B4B8" w14:textId="72395450" w:rsidR="00F06BBB" w:rsidRPr="001E58CE" w:rsidRDefault="00F06BBB" w:rsidP="001E58CE">
      <w:pPr>
        <w:pStyle w:val="ListParagraph"/>
        <w:numPr>
          <w:ilvl w:val="0"/>
          <w:numId w:val="152"/>
        </w:numPr>
        <w:contextualSpacing/>
        <w:rPr>
          <w:szCs w:val="26"/>
        </w:rPr>
      </w:pPr>
      <w:r w:rsidRPr="00E20717">
        <w:rPr>
          <w:szCs w:val="26"/>
        </w:rPr>
        <w:t>Hệ thống yêu cầu chọn tiêu chí tìm kiếm muốn thực hiện.</w:t>
      </w:r>
    </w:p>
    <w:p w14:paraId="2F72DE4E" w14:textId="77777777" w:rsidR="001E58CE" w:rsidRDefault="00F06BBB" w:rsidP="001E58CE">
      <w:pPr>
        <w:pStyle w:val="ListParagraph"/>
        <w:numPr>
          <w:ilvl w:val="0"/>
          <w:numId w:val="150"/>
        </w:numPr>
        <w:ind w:left="709"/>
        <w:contextualSpacing/>
        <w:rPr>
          <w:b/>
          <w:bCs/>
          <w:szCs w:val="26"/>
        </w:rPr>
      </w:pPr>
      <w:r w:rsidRPr="00E20717">
        <w:rPr>
          <w:b/>
          <w:bCs/>
          <w:szCs w:val="26"/>
        </w:rPr>
        <w:t>Tiền điều kiện:</w:t>
      </w:r>
    </w:p>
    <w:p w14:paraId="4247C0F3" w14:textId="25BBC49F" w:rsidR="001E58CE" w:rsidRPr="001E58CE" w:rsidRDefault="001E58CE" w:rsidP="001E58CE">
      <w:pPr>
        <w:pStyle w:val="ListParagraph"/>
        <w:ind w:left="709" w:firstLine="0"/>
        <w:contextualSpacing/>
        <w:rPr>
          <w:b/>
          <w:bCs/>
          <w:szCs w:val="26"/>
        </w:rPr>
      </w:pPr>
      <w:r>
        <w:t>Người dùng đã đăng nhập vào hệ thống trước đó</w:t>
      </w:r>
    </w:p>
    <w:p w14:paraId="374F11D7" w14:textId="77777777" w:rsidR="00F06BBB" w:rsidRPr="00E20717" w:rsidRDefault="00F06BBB" w:rsidP="00F06BBB">
      <w:pPr>
        <w:pStyle w:val="ListParagraph"/>
        <w:numPr>
          <w:ilvl w:val="0"/>
          <w:numId w:val="150"/>
        </w:numPr>
        <w:tabs>
          <w:tab w:val="left" w:pos="284"/>
        </w:tabs>
        <w:ind w:left="709" w:hanging="425"/>
        <w:contextualSpacing/>
        <w:rPr>
          <w:b/>
          <w:bCs/>
          <w:szCs w:val="26"/>
        </w:rPr>
      </w:pPr>
      <w:r w:rsidRPr="00E20717">
        <w:rPr>
          <w:b/>
          <w:bCs/>
          <w:szCs w:val="26"/>
        </w:rPr>
        <w:t>Hậu điều kiện:</w:t>
      </w:r>
    </w:p>
    <w:p w14:paraId="3AD44E74" w14:textId="5F3A90D7" w:rsidR="00C80352" w:rsidRDefault="00F06BBB" w:rsidP="00C80352">
      <w:r w:rsidRPr="00E20717">
        <w:t xml:space="preserve">Nếu ca sử dụng này được thực hiện thành công, kết quả tìm kiếm về các </w:t>
      </w:r>
      <w:r w:rsidR="001E58CE">
        <w:t xml:space="preserve">ghi chú </w:t>
      </w:r>
      <w:r w:rsidRPr="00E20717">
        <w:t>được hiển thị ra mà hình.</w:t>
      </w:r>
    </w:p>
    <w:p w14:paraId="5A5AF79D" w14:textId="4A6974DA" w:rsidR="001548BF" w:rsidRPr="00613F5A" w:rsidRDefault="00613F5A" w:rsidP="0082773A">
      <w:pPr>
        <w:pStyle w:val="Heading2"/>
        <w:numPr>
          <w:ilvl w:val="0"/>
          <w:numId w:val="20"/>
        </w:numPr>
        <w:spacing w:before="0"/>
        <w:rPr>
          <w:sz w:val="28"/>
          <w:szCs w:val="28"/>
        </w:rPr>
      </w:pPr>
      <w:r>
        <w:rPr>
          <w:sz w:val="28"/>
          <w:szCs w:val="28"/>
        </w:rPr>
        <w:lastRenderedPageBreak/>
        <w:t xml:space="preserve">     </w:t>
      </w:r>
      <w:bookmarkStart w:id="464" w:name="_Toc141605884"/>
      <w:r w:rsidR="001548BF" w:rsidRPr="00613F5A">
        <w:rPr>
          <w:sz w:val="28"/>
          <w:szCs w:val="28"/>
        </w:rPr>
        <w:t>Biểu đồ lớp</w:t>
      </w:r>
      <w:bookmarkEnd w:id="464"/>
    </w:p>
    <w:p w14:paraId="573113C9" w14:textId="77777777" w:rsidR="0004216E" w:rsidRDefault="001548BF" w:rsidP="0004216E">
      <w:pPr>
        <w:keepNext/>
        <w:jc w:val="center"/>
      </w:pPr>
      <w:r w:rsidRPr="001548BF">
        <w:rPr>
          <w:noProof/>
        </w:rPr>
        <w:drawing>
          <wp:inline distT="0" distB="0" distL="0" distR="0" wp14:anchorId="7F486B6B" wp14:editId="233B713A">
            <wp:extent cx="4591917" cy="291904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94755" cy="2920850"/>
                    </a:xfrm>
                    <a:prstGeom prst="rect">
                      <a:avLst/>
                    </a:prstGeom>
                  </pic:spPr>
                </pic:pic>
              </a:graphicData>
            </a:graphic>
          </wp:inline>
        </w:drawing>
      </w:r>
    </w:p>
    <w:p w14:paraId="026E7BA6" w14:textId="6F0C17D4" w:rsidR="001548BF" w:rsidRPr="001548BF" w:rsidRDefault="0004216E" w:rsidP="0004216E">
      <w:pPr>
        <w:pStyle w:val="Caption"/>
      </w:pPr>
      <w:bookmarkStart w:id="465" w:name="_Toc121066676"/>
      <w:r>
        <w:t xml:space="preserve">Hình 2. </w:t>
      </w:r>
      <w:r w:rsidR="002604C8">
        <w:fldChar w:fldCharType="begin"/>
      </w:r>
      <w:r w:rsidR="002604C8">
        <w:instrText xml:space="preserve"> SEQ Hình_2. \* ARABIC </w:instrText>
      </w:r>
      <w:r w:rsidR="002604C8">
        <w:fldChar w:fldCharType="separate"/>
      </w:r>
      <w:r>
        <w:rPr>
          <w:noProof/>
        </w:rPr>
        <w:t>4</w:t>
      </w:r>
      <w:r w:rsidR="002604C8">
        <w:rPr>
          <w:noProof/>
        </w:rPr>
        <w:fldChar w:fldCharType="end"/>
      </w:r>
      <w:r>
        <w:t xml:space="preserve"> Biểu đồ lớp</w:t>
      </w:r>
      <w:bookmarkEnd w:id="465"/>
    </w:p>
    <w:p w14:paraId="64D36444" w14:textId="5E0AC894" w:rsidR="00C80352" w:rsidRPr="00613F5A" w:rsidRDefault="00613F5A" w:rsidP="0082773A">
      <w:pPr>
        <w:pStyle w:val="Heading2"/>
        <w:numPr>
          <w:ilvl w:val="0"/>
          <w:numId w:val="20"/>
        </w:numPr>
        <w:spacing w:before="0"/>
        <w:rPr>
          <w:sz w:val="28"/>
          <w:szCs w:val="28"/>
        </w:rPr>
      </w:pPr>
      <w:r>
        <w:rPr>
          <w:sz w:val="28"/>
          <w:szCs w:val="28"/>
        </w:rPr>
        <w:t xml:space="preserve">     </w:t>
      </w:r>
      <w:bookmarkStart w:id="466" w:name="_Toc141605885"/>
      <w:r w:rsidR="00C80352" w:rsidRPr="00613F5A">
        <w:rPr>
          <w:sz w:val="28"/>
          <w:szCs w:val="28"/>
        </w:rPr>
        <w:t>Biểu đồ tuần tự</w:t>
      </w:r>
      <w:bookmarkEnd w:id="466"/>
    </w:p>
    <w:p w14:paraId="6B2FBF72" w14:textId="6C3FC1C8" w:rsidR="0082773A" w:rsidRPr="0082773A" w:rsidRDefault="00C80352" w:rsidP="0082773A">
      <w:pPr>
        <w:pStyle w:val="Heading3"/>
        <w:numPr>
          <w:ilvl w:val="1"/>
          <w:numId w:val="20"/>
        </w:numPr>
        <w:spacing w:before="0"/>
      </w:pPr>
      <w:bookmarkStart w:id="467" w:name="_Toc141605886"/>
      <w:r>
        <w:t>Biểu đồ tuần tự</w:t>
      </w:r>
      <w:r w:rsidR="003A15E1">
        <w:t xml:space="preserve"> đăng nhập</w:t>
      </w:r>
      <w:bookmarkEnd w:id="467"/>
    </w:p>
    <w:p w14:paraId="4F19C1FA" w14:textId="77777777" w:rsidR="0082773A" w:rsidRDefault="003A15E1" w:rsidP="00A066A9">
      <w:pPr>
        <w:keepNext/>
        <w:spacing w:after="240"/>
        <w:ind w:firstLine="142"/>
        <w:jc w:val="center"/>
      </w:pPr>
      <w:r w:rsidRPr="003A15E1">
        <w:rPr>
          <w:noProof/>
        </w:rPr>
        <w:drawing>
          <wp:inline distT="0" distB="0" distL="0" distR="0" wp14:anchorId="003325E7" wp14:editId="7079FFE0">
            <wp:extent cx="4736123" cy="3755262"/>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62888" cy="3776484"/>
                    </a:xfrm>
                    <a:prstGeom prst="rect">
                      <a:avLst/>
                    </a:prstGeom>
                  </pic:spPr>
                </pic:pic>
              </a:graphicData>
            </a:graphic>
          </wp:inline>
        </w:drawing>
      </w:r>
    </w:p>
    <w:p w14:paraId="655882BE" w14:textId="2BAF0DA8" w:rsidR="003A15E1" w:rsidRDefault="0082773A" w:rsidP="0082773A">
      <w:pPr>
        <w:pStyle w:val="Caption"/>
      </w:pPr>
      <w:bookmarkStart w:id="468" w:name="_Toc121066677"/>
      <w:r>
        <w:t xml:space="preserve">Hình 2. </w:t>
      </w:r>
      <w:r w:rsidR="002604C8">
        <w:fldChar w:fldCharType="begin"/>
      </w:r>
      <w:r w:rsidR="002604C8">
        <w:instrText xml:space="preserve"> SEQ Hình_2. \* ARABIC </w:instrText>
      </w:r>
      <w:r w:rsidR="002604C8">
        <w:fldChar w:fldCharType="separate"/>
      </w:r>
      <w:r w:rsidR="0004216E">
        <w:rPr>
          <w:noProof/>
        </w:rPr>
        <w:t>5</w:t>
      </w:r>
      <w:r w:rsidR="002604C8">
        <w:rPr>
          <w:noProof/>
        </w:rPr>
        <w:fldChar w:fldCharType="end"/>
      </w:r>
      <w:r>
        <w:t xml:space="preserve"> Biểu đồ tuần tự đăng nhập</w:t>
      </w:r>
      <w:bookmarkEnd w:id="468"/>
    </w:p>
    <w:p w14:paraId="058D02AC" w14:textId="1E352A56" w:rsidR="003A15E1" w:rsidRDefault="00A14EA1" w:rsidP="00A14EA1">
      <w:pPr>
        <w:pStyle w:val="Heading3"/>
        <w:numPr>
          <w:ilvl w:val="1"/>
          <w:numId w:val="20"/>
        </w:numPr>
      </w:pPr>
      <w:bookmarkStart w:id="469" w:name="_Toc141605887"/>
      <w:r>
        <w:lastRenderedPageBreak/>
        <w:t xml:space="preserve">Biểu đồ tuần tự quản </w:t>
      </w:r>
      <w:r w:rsidR="00DF46BB">
        <w:t>lý</w:t>
      </w:r>
      <w:r>
        <w:t xml:space="preserve"> ghi chú</w:t>
      </w:r>
      <w:bookmarkEnd w:id="469"/>
    </w:p>
    <w:p w14:paraId="6E1186F6" w14:textId="77777777" w:rsidR="0082773A" w:rsidRDefault="006E62CF" w:rsidP="00370357">
      <w:pPr>
        <w:keepNext/>
        <w:spacing w:before="240"/>
        <w:ind w:firstLine="0"/>
        <w:jc w:val="center"/>
      </w:pPr>
      <w:r w:rsidRPr="006E62CF">
        <w:rPr>
          <w:noProof/>
        </w:rPr>
        <w:drawing>
          <wp:inline distT="0" distB="0" distL="0" distR="0" wp14:anchorId="6F67DBEF" wp14:editId="5C5150C7">
            <wp:extent cx="5631255" cy="6793296"/>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68586" cy="6838331"/>
                    </a:xfrm>
                    <a:prstGeom prst="rect">
                      <a:avLst/>
                    </a:prstGeom>
                  </pic:spPr>
                </pic:pic>
              </a:graphicData>
            </a:graphic>
          </wp:inline>
        </w:drawing>
      </w:r>
    </w:p>
    <w:p w14:paraId="17AF0445" w14:textId="5FAF938B" w:rsidR="00A14EA1" w:rsidRDefault="0082773A" w:rsidP="0082773A">
      <w:pPr>
        <w:pStyle w:val="Caption"/>
      </w:pPr>
      <w:bookmarkStart w:id="470" w:name="_Toc121066678"/>
      <w:r>
        <w:t xml:space="preserve">Hình 2. </w:t>
      </w:r>
      <w:r w:rsidR="002604C8">
        <w:fldChar w:fldCharType="begin"/>
      </w:r>
      <w:r w:rsidR="002604C8">
        <w:instrText xml:space="preserve"> SEQ Hình_2. \* ARABIC </w:instrText>
      </w:r>
      <w:r w:rsidR="002604C8">
        <w:fldChar w:fldCharType="separate"/>
      </w:r>
      <w:r w:rsidR="0004216E">
        <w:rPr>
          <w:noProof/>
        </w:rPr>
        <w:t>6</w:t>
      </w:r>
      <w:r w:rsidR="002604C8">
        <w:rPr>
          <w:noProof/>
        </w:rPr>
        <w:fldChar w:fldCharType="end"/>
      </w:r>
      <w:r>
        <w:t xml:space="preserve"> Biểu đồ tuần tự quản lý tập ghi chú</w:t>
      </w:r>
      <w:bookmarkEnd w:id="470"/>
    </w:p>
    <w:p w14:paraId="4870C50C" w14:textId="77777777" w:rsidR="0082773A" w:rsidRDefault="0082773A" w:rsidP="0082773A">
      <w:pPr>
        <w:pStyle w:val="Heading3"/>
        <w:numPr>
          <w:ilvl w:val="1"/>
          <w:numId w:val="20"/>
        </w:numPr>
      </w:pPr>
      <w:bookmarkStart w:id="471" w:name="_Toc141605888"/>
      <w:r>
        <w:lastRenderedPageBreak/>
        <w:t>Biểu đồ tuần tự đăng ký</w:t>
      </w:r>
      <w:bookmarkEnd w:id="471"/>
    </w:p>
    <w:p w14:paraId="766C606D" w14:textId="77777777" w:rsidR="00370357" w:rsidRDefault="0082773A" w:rsidP="00DF46BB">
      <w:pPr>
        <w:keepNext/>
        <w:spacing w:before="240"/>
        <w:jc w:val="center"/>
      </w:pPr>
      <w:r w:rsidRPr="003A15E1">
        <w:rPr>
          <w:noProof/>
        </w:rPr>
        <w:drawing>
          <wp:inline distT="0" distB="0" distL="0" distR="0" wp14:anchorId="388AD6C3" wp14:editId="415DC19E">
            <wp:extent cx="5006566" cy="2153397"/>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19956" cy="2159156"/>
                    </a:xfrm>
                    <a:prstGeom prst="rect">
                      <a:avLst/>
                    </a:prstGeom>
                  </pic:spPr>
                </pic:pic>
              </a:graphicData>
            </a:graphic>
          </wp:inline>
        </w:drawing>
      </w:r>
    </w:p>
    <w:p w14:paraId="6FDAC864" w14:textId="4B31E1AC" w:rsidR="0082773A" w:rsidRDefault="00370357" w:rsidP="00370357">
      <w:pPr>
        <w:pStyle w:val="Caption"/>
      </w:pPr>
      <w:bookmarkStart w:id="472" w:name="_Toc121066679"/>
      <w:r>
        <w:t xml:space="preserve">Hình 2. </w:t>
      </w:r>
      <w:r w:rsidR="002604C8">
        <w:fldChar w:fldCharType="begin"/>
      </w:r>
      <w:r w:rsidR="002604C8">
        <w:instrText xml:space="preserve"> SEQ Hình_2. \* ARABIC </w:instrText>
      </w:r>
      <w:r w:rsidR="002604C8">
        <w:fldChar w:fldCharType="separate"/>
      </w:r>
      <w:r w:rsidR="0004216E">
        <w:rPr>
          <w:noProof/>
        </w:rPr>
        <w:t>7</w:t>
      </w:r>
      <w:r w:rsidR="002604C8">
        <w:rPr>
          <w:noProof/>
        </w:rPr>
        <w:fldChar w:fldCharType="end"/>
      </w:r>
      <w:r>
        <w:t xml:space="preserve"> Biểu đồ tuần tự đăng ký</w:t>
      </w:r>
      <w:bookmarkEnd w:id="472"/>
    </w:p>
    <w:p w14:paraId="12F2F32B" w14:textId="50E28E0C" w:rsidR="00A14EA1" w:rsidRDefault="00A14EA1" w:rsidP="00A14EA1">
      <w:pPr>
        <w:pStyle w:val="Heading3"/>
        <w:numPr>
          <w:ilvl w:val="1"/>
          <w:numId w:val="20"/>
        </w:numPr>
      </w:pPr>
      <w:bookmarkStart w:id="473" w:name="_Toc141605889"/>
      <w:r>
        <w:t>Biểu đồ tuần tự quản lý</w:t>
      </w:r>
      <w:r w:rsidR="00DF46BB">
        <w:t xml:space="preserve"> tập</w:t>
      </w:r>
      <w:r>
        <w:t xml:space="preserve"> ghi chú</w:t>
      </w:r>
      <w:bookmarkEnd w:id="473"/>
    </w:p>
    <w:p w14:paraId="48302E1C" w14:textId="77777777" w:rsidR="00DF46BB" w:rsidRDefault="006E62CF" w:rsidP="00DF46BB">
      <w:pPr>
        <w:keepNext/>
        <w:spacing w:before="240"/>
        <w:ind w:firstLine="142"/>
        <w:jc w:val="center"/>
      </w:pPr>
      <w:r w:rsidRPr="006E62CF">
        <w:rPr>
          <w:noProof/>
        </w:rPr>
        <w:drawing>
          <wp:inline distT="0" distB="0" distL="0" distR="0" wp14:anchorId="1D531757" wp14:editId="0793C7E1">
            <wp:extent cx="5431853" cy="439661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38459" cy="4401962"/>
                    </a:xfrm>
                    <a:prstGeom prst="rect">
                      <a:avLst/>
                    </a:prstGeom>
                  </pic:spPr>
                </pic:pic>
              </a:graphicData>
            </a:graphic>
          </wp:inline>
        </w:drawing>
      </w:r>
    </w:p>
    <w:p w14:paraId="06B756F1" w14:textId="150E0515" w:rsidR="00A14EA1" w:rsidRDefault="00DF46BB" w:rsidP="00DF46BB">
      <w:pPr>
        <w:pStyle w:val="Caption"/>
      </w:pPr>
      <w:bookmarkStart w:id="474" w:name="_Toc121066680"/>
      <w:r>
        <w:t xml:space="preserve">Hình 2. </w:t>
      </w:r>
      <w:r w:rsidR="002604C8">
        <w:fldChar w:fldCharType="begin"/>
      </w:r>
      <w:r w:rsidR="002604C8">
        <w:instrText xml:space="preserve"> SEQ Hình_2. \* ARABIC </w:instrText>
      </w:r>
      <w:r w:rsidR="002604C8">
        <w:fldChar w:fldCharType="separate"/>
      </w:r>
      <w:r w:rsidR="0004216E">
        <w:rPr>
          <w:noProof/>
        </w:rPr>
        <w:t>8</w:t>
      </w:r>
      <w:r w:rsidR="002604C8">
        <w:rPr>
          <w:noProof/>
        </w:rPr>
        <w:fldChar w:fldCharType="end"/>
      </w:r>
      <w:r>
        <w:t xml:space="preserve"> Biểu đồ tuần tự quản lý ghi chú</w:t>
      </w:r>
      <w:bookmarkEnd w:id="474"/>
    </w:p>
    <w:p w14:paraId="4346E7FA" w14:textId="77777777" w:rsidR="006E62CF" w:rsidRPr="00A14EA1" w:rsidRDefault="006E62CF" w:rsidP="00A14EA1"/>
    <w:p w14:paraId="5D22D296" w14:textId="212DDCC6" w:rsidR="00F06BBB" w:rsidRPr="00482E1A" w:rsidRDefault="00482E1A" w:rsidP="006E62CF">
      <w:pPr>
        <w:pStyle w:val="Heading2"/>
        <w:numPr>
          <w:ilvl w:val="0"/>
          <w:numId w:val="20"/>
        </w:numPr>
        <w:rPr>
          <w:sz w:val="28"/>
          <w:szCs w:val="28"/>
        </w:rPr>
      </w:pPr>
      <w:r>
        <w:rPr>
          <w:sz w:val="28"/>
          <w:szCs w:val="28"/>
        </w:rPr>
        <w:lastRenderedPageBreak/>
        <w:t xml:space="preserve">     </w:t>
      </w:r>
      <w:bookmarkStart w:id="475" w:name="_Toc141605890"/>
      <w:r w:rsidR="006E62CF" w:rsidRPr="00482E1A">
        <w:rPr>
          <w:sz w:val="28"/>
          <w:szCs w:val="28"/>
        </w:rPr>
        <w:t>Biểu đồ hoạt động</w:t>
      </w:r>
      <w:bookmarkEnd w:id="475"/>
    </w:p>
    <w:p w14:paraId="35AD18F0" w14:textId="6363A114" w:rsidR="006E62CF" w:rsidRDefault="009F12FF" w:rsidP="009F12FF">
      <w:pPr>
        <w:pStyle w:val="Heading3"/>
        <w:numPr>
          <w:ilvl w:val="1"/>
          <w:numId w:val="20"/>
        </w:numPr>
      </w:pPr>
      <w:bookmarkStart w:id="476" w:name="_Toc141605891"/>
      <w:r>
        <w:t>Biểu đồ hoạt động đăng nhập</w:t>
      </w:r>
      <w:bookmarkEnd w:id="476"/>
    </w:p>
    <w:p w14:paraId="03BD5E51" w14:textId="77777777" w:rsidR="00DF46BB" w:rsidRDefault="009F12FF" w:rsidP="00DF46BB">
      <w:pPr>
        <w:keepNext/>
        <w:spacing w:before="240"/>
        <w:ind w:firstLine="284"/>
        <w:jc w:val="center"/>
      </w:pPr>
      <w:r w:rsidRPr="009F12FF">
        <w:rPr>
          <w:noProof/>
        </w:rPr>
        <w:drawing>
          <wp:inline distT="0" distB="0" distL="0" distR="0" wp14:anchorId="1B6DB895" wp14:editId="21523B3F">
            <wp:extent cx="5342996" cy="56222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47955" cy="5627421"/>
                    </a:xfrm>
                    <a:prstGeom prst="rect">
                      <a:avLst/>
                    </a:prstGeom>
                  </pic:spPr>
                </pic:pic>
              </a:graphicData>
            </a:graphic>
          </wp:inline>
        </w:drawing>
      </w:r>
    </w:p>
    <w:p w14:paraId="00276F5C" w14:textId="518E3C0B" w:rsidR="009F12FF" w:rsidRDefault="00DF46BB" w:rsidP="00DF46BB">
      <w:pPr>
        <w:pStyle w:val="Caption"/>
      </w:pPr>
      <w:bookmarkStart w:id="477" w:name="_Toc121066681"/>
      <w:r>
        <w:t xml:space="preserve">Hình 2. </w:t>
      </w:r>
      <w:r w:rsidR="002604C8">
        <w:fldChar w:fldCharType="begin"/>
      </w:r>
      <w:r w:rsidR="002604C8">
        <w:instrText xml:space="preserve"> SEQ Hình_2. \* ARABIC </w:instrText>
      </w:r>
      <w:r w:rsidR="002604C8">
        <w:fldChar w:fldCharType="separate"/>
      </w:r>
      <w:r w:rsidR="0004216E">
        <w:rPr>
          <w:noProof/>
        </w:rPr>
        <w:t>9</w:t>
      </w:r>
      <w:r w:rsidR="002604C8">
        <w:rPr>
          <w:noProof/>
        </w:rPr>
        <w:fldChar w:fldCharType="end"/>
      </w:r>
      <w:r>
        <w:t xml:space="preserve"> Biểu đồ hoạt đông đăng nhập</w:t>
      </w:r>
      <w:bookmarkEnd w:id="477"/>
    </w:p>
    <w:p w14:paraId="0CFF705D" w14:textId="427CFC79" w:rsidR="009F12FF" w:rsidRDefault="009F12FF" w:rsidP="009F12FF">
      <w:pPr>
        <w:pStyle w:val="Heading3"/>
        <w:numPr>
          <w:ilvl w:val="1"/>
          <w:numId w:val="20"/>
        </w:numPr>
      </w:pPr>
      <w:bookmarkStart w:id="478" w:name="_Toc141605892"/>
      <w:r>
        <w:lastRenderedPageBreak/>
        <w:t>Biểu đồ hoạt động quản lý tập ghi chú</w:t>
      </w:r>
      <w:bookmarkEnd w:id="478"/>
    </w:p>
    <w:p w14:paraId="3078CC6E" w14:textId="77777777" w:rsidR="00DF46BB" w:rsidRDefault="009F12FF" w:rsidP="00DF46BB">
      <w:pPr>
        <w:keepNext/>
        <w:ind w:firstLine="426"/>
        <w:jc w:val="center"/>
      </w:pPr>
      <w:r w:rsidRPr="009F12FF">
        <w:rPr>
          <w:noProof/>
        </w:rPr>
        <w:drawing>
          <wp:inline distT="0" distB="0" distL="0" distR="0" wp14:anchorId="3EAC124C" wp14:editId="116C8A81">
            <wp:extent cx="5157860" cy="356706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61964" cy="3569903"/>
                    </a:xfrm>
                    <a:prstGeom prst="rect">
                      <a:avLst/>
                    </a:prstGeom>
                  </pic:spPr>
                </pic:pic>
              </a:graphicData>
            </a:graphic>
          </wp:inline>
        </w:drawing>
      </w:r>
    </w:p>
    <w:p w14:paraId="4FEE8A1E" w14:textId="7A38C73D" w:rsidR="009F12FF" w:rsidRDefault="00DF46BB" w:rsidP="00DF46BB">
      <w:pPr>
        <w:pStyle w:val="Caption"/>
      </w:pPr>
      <w:bookmarkStart w:id="479" w:name="_Toc121066682"/>
      <w:r>
        <w:t xml:space="preserve">Hình 2. </w:t>
      </w:r>
      <w:r w:rsidR="002604C8">
        <w:fldChar w:fldCharType="begin"/>
      </w:r>
      <w:r w:rsidR="002604C8">
        <w:instrText xml:space="preserve"> SEQ Hình_2. \* ARABIC </w:instrText>
      </w:r>
      <w:r w:rsidR="002604C8">
        <w:fldChar w:fldCharType="separate"/>
      </w:r>
      <w:r w:rsidR="0004216E">
        <w:rPr>
          <w:noProof/>
        </w:rPr>
        <w:t>10</w:t>
      </w:r>
      <w:r w:rsidR="002604C8">
        <w:rPr>
          <w:noProof/>
        </w:rPr>
        <w:fldChar w:fldCharType="end"/>
      </w:r>
      <w:r>
        <w:t xml:space="preserve"> Biểu đồ hoạt động quản ký tập ghi chú</w:t>
      </w:r>
      <w:bookmarkEnd w:id="479"/>
    </w:p>
    <w:p w14:paraId="59558049" w14:textId="39964631" w:rsidR="009F12FF" w:rsidRDefault="009F12FF" w:rsidP="009F12FF">
      <w:pPr>
        <w:pStyle w:val="Heading3"/>
        <w:numPr>
          <w:ilvl w:val="1"/>
          <w:numId w:val="20"/>
        </w:numPr>
      </w:pPr>
      <w:bookmarkStart w:id="480" w:name="_Toc141605893"/>
      <w:r>
        <w:t>Biểu đồ hoạt động quản lý ghi chú</w:t>
      </w:r>
      <w:bookmarkEnd w:id="480"/>
    </w:p>
    <w:p w14:paraId="36B5D0FE" w14:textId="77777777" w:rsidR="00DF46BB" w:rsidRDefault="009F12FF" w:rsidP="00DF46BB">
      <w:pPr>
        <w:keepNext/>
        <w:ind w:firstLine="567"/>
        <w:jc w:val="center"/>
      </w:pPr>
      <w:r w:rsidRPr="009F12FF">
        <w:rPr>
          <w:noProof/>
        </w:rPr>
        <w:drawing>
          <wp:inline distT="0" distB="0" distL="0" distR="0" wp14:anchorId="64288D00" wp14:editId="4239D9F2">
            <wp:extent cx="5184631" cy="3366123"/>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94292" cy="3372395"/>
                    </a:xfrm>
                    <a:prstGeom prst="rect">
                      <a:avLst/>
                    </a:prstGeom>
                  </pic:spPr>
                </pic:pic>
              </a:graphicData>
            </a:graphic>
          </wp:inline>
        </w:drawing>
      </w:r>
    </w:p>
    <w:p w14:paraId="550F85CA" w14:textId="6ADF7A8B" w:rsidR="009F12FF" w:rsidRPr="009F12FF" w:rsidRDefault="00DF46BB" w:rsidP="00DF46BB">
      <w:pPr>
        <w:pStyle w:val="Caption"/>
      </w:pPr>
      <w:bookmarkStart w:id="481" w:name="_Toc121066683"/>
      <w:r>
        <w:t xml:space="preserve">Hình 2. </w:t>
      </w:r>
      <w:r w:rsidR="002604C8">
        <w:fldChar w:fldCharType="begin"/>
      </w:r>
      <w:r w:rsidR="002604C8">
        <w:instrText xml:space="preserve"> SEQ Hình_2. \* ARABIC </w:instrText>
      </w:r>
      <w:r w:rsidR="002604C8">
        <w:fldChar w:fldCharType="separate"/>
      </w:r>
      <w:r w:rsidR="0004216E">
        <w:rPr>
          <w:noProof/>
        </w:rPr>
        <w:t>11</w:t>
      </w:r>
      <w:r w:rsidR="002604C8">
        <w:rPr>
          <w:noProof/>
        </w:rPr>
        <w:fldChar w:fldCharType="end"/>
      </w:r>
      <w:r>
        <w:t xml:space="preserve"> Biểu đồ hoạt động quản lý ghi chú</w:t>
      </w:r>
      <w:bookmarkEnd w:id="481"/>
    </w:p>
    <w:p w14:paraId="7524D688" w14:textId="77777777" w:rsidR="002925D0" w:rsidRPr="002925D0" w:rsidDel="002B513B" w:rsidRDefault="002925D0" w:rsidP="002925D0"/>
    <w:p w14:paraId="62AC626A" w14:textId="655D8A9A" w:rsidR="00D12650" w:rsidRPr="00320C61" w:rsidRDefault="00D12650" w:rsidP="009F12FF">
      <w:pPr>
        <w:pStyle w:val="Heading1"/>
        <w:rPr>
          <w:sz w:val="32"/>
          <w:szCs w:val="26"/>
        </w:rPr>
      </w:pPr>
      <w:bookmarkStart w:id="482" w:name="_Toc57216270"/>
      <w:bookmarkStart w:id="483" w:name="_Toc57216392"/>
      <w:bookmarkStart w:id="484" w:name="_Toc57216271"/>
      <w:bookmarkStart w:id="485" w:name="_Toc57216393"/>
      <w:bookmarkStart w:id="486" w:name="_Toc57216272"/>
      <w:bookmarkStart w:id="487" w:name="_Toc57216394"/>
      <w:bookmarkStart w:id="488" w:name="_Toc57216273"/>
      <w:bookmarkStart w:id="489" w:name="_Toc57216395"/>
      <w:bookmarkStart w:id="490" w:name="_Toc57216274"/>
      <w:bookmarkStart w:id="491" w:name="_Toc57216396"/>
      <w:bookmarkStart w:id="492" w:name="_Toc57216275"/>
      <w:bookmarkStart w:id="493" w:name="_Toc57216397"/>
      <w:bookmarkStart w:id="494" w:name="_Toc57216276"/>
      <w:bookmarkStart w:id="495" w:name="_Toc57216398"/>
      <w:bookmarkStart w:id="496" w:name="_Toc57216277"/>
      <w:bookmarkStart w:id="497" w:name="_Toc57216399"/>
      <w:bookmarkStart w:id="498" w:name="_Toc57216278"/>
      <w:bookmarkStart w:id="499" w:name="_Toc57216400"/>
      <w:bookmarkStart w:id="500" w:name="_Toc57216279"/>
      <w:bookmarkStart w:id="501" w:name="_Toc57216401"/>
      <w:bookmarkStart w:id="502" w:name="_Toc57216280"/>
      <w:bookmarkStart w:id="503" w:name="_Toc57216402"/>
      <w:bookmarkStart w:id="504" w:name="_Toc57216281"/>
      <w:bookmarkStart w:id="505" w:name="_Toc57216403"/>
      <w:bookmarkStart w:id="506" w:name="_Toc57216282"/>
      <w:bookmarkStart w:id="507" w:name="_Toc57216404"/>
      <w:bookmarkStart w:id="508" w:name="_Toc57216283"/>
      <w:bookmarkStart w:id="509" w:name="_Toc57216405"/>
      <w:bookmarkStart w:id="510" w:name="_Toc57216284"/>
      <w:bookmarkStart w:id="511" w:name="_Toc57216406"/>
      <w:bookmarkStart w:id="512" w:name="_Toc57216285"/>
      <w:bookmarkStart w:id="513" w:name="_Toc57216407"/>
      <w:bookmarkStart w:id="514" w:name="_Toc57216286"/>
      <w:bookmarkStart w:id="515" w:name="_Toc57216408"/>
      <w:bookmarkStart w:id="516" w:name="_Toc57216287"/>
      <w:bookmarkStart w:id="517" w:name="_Toc57216409"/>
      <w:bookmarkStart w:id="518" w:name="_Toc57216288"/>
      <w:bookmarkStart w:id="519" w:name="_Toc57216410"/>
      <w:bookmarkStart w:id="520" w:name="_Toc57216289"/>
      <w:bookmarkStart w:id="521" w:name="_Toc57216411"/>
      <w:bookmarkStart w:id="522" w:name="_Toc57216290"/>
      <w:bookmarkStart w:id="523" w:name="_Toc57216412"/>
      <w:bookmarkStart w:id="524" w:name="_Toc57216291"/>
      <w:bookmarkStart w:id="525" w:name="_Toc57216413"/>
      <w:bookmarkStart w:id="526" w:name="_Toc57216292"/>
      <w:bookmarkStart w:id="527" w:name="_Toc57216414"/>
      <w:bookmarkStart w:id="528" w:name="_Toc57216293"/>
      <w:bookmarkStart w:id="529" w:name="_Toc57216415"/>
      <w:bookmarkStart w:id="530" w:name="_Toc57216294"/>
      <w:bookmarkStart w:id="531" w:name="_Toc57216416"/>
      <w:bookmarkStart w:id="532" w:name="_Toc57216295"/>
      <w:bookmarkStart w:id="533" w:name="_Toc57216417"/>
      <w:bookmarkStart w:id="534" w:name="_Toc57216296"/>
      <w:bookmarkStart w:id="535" w:name="_Toc57216418"/>
      <w:bookmarkStart w:id="536" w:name="_Toc57216297"/>
      <w:bookmarkStart w:id="537" w:name="_Toc57216419"/>
      <w:bookmarkStart w:id="538" w:name="_Toc57216298"/>
      <w:bookmarkStart w:id="539" w:name="_Toc57216420"/>
      <w:bookmarkStart w:id="540" w:name="_Toc57216299"/>
      <w:bookmarkStart w:id="541" w:name="_Toc57216421"/>
      <w:bookmarkStart w:id="542" w:name="_Toc57216300"/>
      <w:bookmarkStart w:id="543" w:name="_Toc57216422"/>
      <w:bookmarkStart w:id="544" w:name="_Toc57216301"/>
      <w:bookmarkStart w:id="545" w:name="_Toc57216423"/>
      <w:bookmarkStart w:id="546" w:name="_Toc57216302"/>
      <w:bookmarkStart w:id="547" w:name="_Toc57216424"/>
      <w:bookmarkStart w:id="548" w:name="_Toc57216303"/>
      <w:bookmarkStart w:id="549" w:name="_Toc57216425"/>
      <w:bookmarkStart w:id="550" w:name="_Toc57216304"/>
      <w:bookmarkStart w:id="551" w:name="_Toc57216426"/>
      <w:bookmarkStart w:id="552" w:name="_Toc57216305"/>
      <w:bookmarkStart w:id="553" w:name="_Toc57216427"/>
      <w:bookmarkStart w:id="554" w:name="_Toc57216306"/>
      <w:bookmarkStart w:id="555" w:name="_Toc57216428"/>
      <w:bookmarkStart w:id="556" w:name="_Toc57216307"/>
      <w:bookmarkStart w:id="557" w:name="_Toc57216429"/>
      <w:bookmarkStart w:id="558" w:name="_Toc57216308"/>
      <w:bookmarkStart w:id="559" w:name="_Toc57216430"/>
      <w:bookmarkStart w:id="560" w:name="_Toc57216309"/>
      <w:bookmarkStart w:id="561" w:name="_Toc57216431"/>
      <w:bookmarkStart w:id="562" w:name="_Toc57216310"/>
      <w:bookmarkStart w:id="563" w:name="_Toc57216432"/>
      <w:bookmarkStart w:id="564" w:name="_Toc57216311"/>
      <w:bookmarkStart w:id="565" w:name="_Toc57216433"/>
      <w:bookmarkStart w:id="566" w:name="_Toc57216312"/>
      <w:bookmarkStart w:id="567" w:name="_Toc57216434"/>
      <w:bookmarkStart w:id="568" w:name="_Toc57216313"/>
      <w:bookmarkStart w:id="569" w:name="_Toc57216435"/>
      <w:bookmarkStart w:id="570" w:name="_Toc57216314"/>
      <w:bookmarkStart w:id="571" w:name="_Toc57216436"/>
      <w:bookmarkStart w:id="572" w:name="_Toc57216315"/>
      <w:bookmarkStart w:id="573" w:name="_Toc57216437"/>
      <w:bookmarkStart w:id="574" w:name="_Toc57216316"/>
      <w:bookmarkStart w:id="575" w:name="_Toc57216438"/>
      <w:bookmarkStart w:id="576" w:name="_Toc57216317"/>
      <w:bookmarkStart w:id="577" w:name="_Toc57216439"/>
      <w:bookmarkStart w:id="578" w:name="_Toc57216318"/>
      <w:bookmarkStart w:id="579" w:name="_Toc57216440"/>
      <w:bookmarkStart w:id="580" w:name="_Toc57216319"/>
      <w:bookmarkStart w:id="581" w:name="_Toc57216441"/>
      <w:bookmarkStart w:id="582" w:name="_Toc57216320"/>
      <w:bookmarkStart w:id="583" w:name="_Toc57216442"/>
      <w:bookmarkStart w:id="584" w:name="_Toc57216321"/>
      <w:bookmarkStart w:id="585" w:name="_Toc57216443"/>
      <w:bookmarkStart w:id="586" w:name="_Toc57216322"/>
      <w:bookmarkStart w:id="587" w:name="_Toc57216444"/>
      <w:bookmarkStart w:id="588" w:name="_Toc57216323"/>
      <w:bookmarkStart w:id="589" w:name="_Toc57216445"/>
      <w:bookmarkStart w:id="590" w:name="_Toc57216324"/>
      <w:bookmarkStart w:id="591" w:name="_Toc57216446"/>
      <w:bookmarkStart w:id="592" w:name="_Toc57216325"/>
      <w:bookmarkStart w:id="593" w:name="_Toc57216447"/>
      <w:bookmarkStart w:id="594" w:name="_Toc57216326"/>
      <w:bookmarkStart w:id="595" w:name="_Toc57216448"/>
      <w:bookmarkStart w:id="596" w:name="_Toc57216327"/>
      <w:bookmarkStart w:id="597" w:name="_Toc57216449"/>
      <w:bookmarkStart w:id="598" w:name="_Toc57216328"/>
      <w:bookmarkStart w:id="599" w:name="_Toc57216450"/>
      <w:bookmarkStart w:id="600" w:name="_Toc57216329"/>
      <w:bookmarkStart w:id="601" w:name="_Toc57216451"/>
      <w:bookmarkStart w:id="602" w:name="_Toc57216330"/>
      <w:bookmarkStart w:id="603" w:name="_Toc57216452"/>
      <w:bookmarkStart w:id="604" w:name="_Toc57216331"/>
      <w:bookmarkStart w:id="605" w:name="_Toc57216453"/>
      <w:bookmarkStart w:id="606" w:name="_Toc57216332"/>
      <w:bookmarkStart w:id="607" w:name="_Toc57216454"/>
      <w:bookmarkStart w:id="608" w:name="_Toc57216333"/>
      <w:bookmarkStart w:id="609" w:name="_Toc57216455"/>
      <w:bookmarkStart w:id="610" w:name="_Toc57216334"/>
      <w:bookmarkStart w:id="611" w:name="_Toc57216456"/>
      <w:bookmarkStart w:id="612" w:name="_Toc57216335"/>
      <w:bookmarkStart w:id="613" w:name="_Toc57216457"/>
      <w:bookmarkStart w:id="614" w:name="_Toc57216336"/>
      <w:bookmarkStart w:id="615" w:name="_Toc57216458"/>
      <w:bookmarkStart w:id="616" w:name="_Toc57216337"/>
      <w:bookmarkStart w:id="617" w:name="_Toc57216459"/>
      <w:bookmarkStart w:id="618" w:name="_Toc57216338"/>
      <w:bookmarkStart w:id="619" w:name="_Toc57216460"/>
      <w:bookmarkStart w:id="620" w:name="_Toc57216339"/>
      <w:bookmarkStart w:id="621" w:name="_Toc57216461"/>
      <w:bookmarkStart w:id="622" w:name="_Toc57216340"/>
      <w:bookmarkStart w:id="623" w:name="_Toc57216462"/>
      <w:bookmarkStart w:id="624" w:name="_Toc57216341"/>
      <w:bookmarkStart w:id="625" w:name="_Toc57216463"/>
      <w:bookmarkStart w:id="626" w:name="_Toc57216342"/>
      <w:bookmarkStart w:id="627" w:name="_Toc57216464"/>
      <w:bookmarkStart w:id="628" w:name="_Toc57216343"/>
      <w:bookmarkStart w:id="629" w:name="_Toc57216465"/>
      <w:bookmarkStart w:id="630" w:name="_Toc57216344"/>
      <w:bookmarkStart w:id="631" w:name="_Toc57216466"/>
      <w:bookmarkStart w:id="632" w:name="_Toc57216345"/>
      <w:bookmarkStart w:id="633" w:name="_Toc57216467"/>
      <w:bookmarkStart w:id="634" w:name="_Toc57216346"/>
      <w:bookmarkStart w:id="635" w:name="_Toc57216468"/>
      <w:bookmarkStart w:id="636" w:name="_Toc57216347"/>
      <w:bookmarkStart w:id="637" w:name="_Toc57216469"/>
      <w:bookmarkStart w:id="638" w:name="_Toc57216348"/>
      <w:bookmarkStart w:id="639" w:name="_Toc57216470"/>
      <w:bookmarkStart w:id="640" w:name="_Toc57216349"/>
      <w:bookmarkStart w:id="641" w:name="_Toc57216471"/>
      <w:bookmarkStart w:id="642" w:name="_Toc57216350"/>
      <w:bookmarkStart w:id="643" w:name="_Toc57216472"/>
      <w:bookmarkStart w:id="644" w:name="_Toc57216351"/>
      <w:bookmarkStart w:id="645" w:name="_Toc57216473"/>
      <w:bookmarkStart w:id="646" w:name="_Toc57216352"/>
      <w:bookmarkStart w:id="647" w:name="_Toc57216474"/>
      <w:bookmarkStart w:id="648" w:name="_Toc57216353"/>
      <w:bookmarkStart w:id="649" w:name="_Toc57216475"/>
      <w:bookmarkStart w:id="650" w:name="_Toc57216354"/>
      <w:bookmarkStart w:id="651" w:name="_Toc57216476"/>
      <w:bookmarkStart w:id="652" w:name="_Toc57216355"/>
      <w:bookmarkStart w:id="653" w:name="_Toc57216477"/>
      <w:bookmarkStart w:id="654" w:name="_Toc57216356"/>
      <w:bookmarkStart w:id="655" w:name="_Toc57216478"/>
      <w:bookmarkStart w:id="656" w:name="_Toc57216357"/>
      <w:bookmarkStart w:id="657" w:name="_Toc57216479"/>
      <w:bookmarkStart w:id="658" w:name="_Toc57216358"/>
      <w:bookmarkStart w:id="659" w:name="_Toc57216480"/>
      <w:bookmarkStart w:id="660" w:name="_Toc141605894"/>
      <w:bookmarkEnd w:id="443"/>
      <w:bookmarkEnd w:id="444"/>
      <w:bookmarkEnd w:id="445"/>
      <w:bookmarkEnd w:id="446"/>
      <w:bookmarkEnd w:id="447"/>
      <w:bookmarkEnd w:id="448"/>
      <w:bookmarkEnd w:id="449"/>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r w:rsidRPr="00320C61">
        <w:t xml:space="preserve">Chương </w:t>
      </w:r>
      <w:r w:rsidR="00D058BD">
        <w:t>3</w:t>
      </w:r>
      <w:r w:rsidRPr="00320C61">
        <w:t xml:space="preserve">. </w:t>
      </w:r>
      <w:r w:rsidR="00D679B2">
        <w:t>KẾT QUẢ BƯỚC ĐẦU VỀ ỨNG DỤNG GHI CHÚ ĐA NỀN TẢNG MYNOTE</w:t>
      </w:r>
      <w:bookmarkEnd w:id="660"/>
    </w:p>
    <w:p w14:paraId="1783BF35" w14:textId="6ABB47EF" w:rsidR="00D12650" w:rsidRDefault="009040E3" w:rsidP="00750B87">
      <w:pPr>
        <w:pStyle w:val="Heading2"/>
        <w:numPr>
          <w:ilvl w:val="0"/>
          <w:numId w:val="122"/>
        </w:numPr>
        <w:spacing w:before="80" w:after="80" w:line="312" w:lineRule="auto"/>
        <w:jc w:val="left"/>
        <w:rPr>
          <w:sz w:val="28"/>
          <w:szCs w:val="26"/>
        </w:rPr>
      </w:pPr>
      <w:bookmarkStart w:id="661" w:name="_Toc141605895"/>
      <w:r>
        <w:rPr>
          <w:sz w:val="28"/>
          <w:szCs w:val="26"/>
        </w:rPr>
        <w:t>Công cụ</w:t>
      </w:r>
      <w:bookmarkEnd w:id="661"/>
    </w:p>
    <w:p w14:paraId="2DC38972" w14:textId="6F91C710" w:rsidR="009040E3" w:rsidRDefault="009D3C8A" w:rsidP="00B25018">
      <w:pPr>
        <w:pStyle w:val="Heading3"/>
        <w:numPr>
          <w:ilvl w:val="1"/>
          <w:numId w:val="122"/>
        </w:numPr>
      </w:pPr>
      <w:bookmarkStart w:id="662" w:name="_Toc141605896"/>
      <w:r>
        <w:t xml:space="preserve">.NET </w:t>
      </w:r>
      <w:r w:rsidR="00B25018">
        <w:t>MAUI</w:t>
      </w:r>
      <w:bookmarkEnd w:id="662"/>
    </w:p>
    <w:p w14:paraId="281CE17D" w14:textId="03B40AFE" w:rsidR="00435CCD" w:rsidRPr="00435CCD" w:rsidRDefault="009D3C8A" w:rsidP="00435CCD">
      <w:pPr>
        <w:pStyle w:val="ListParagraph"/>
        <w:numPr>
          <w:ilvl w:val="0"/>
          <w:numId w:val="153"/>
        </w:numPr>
        <w:rPr>
          <w:b/>
        </w:rPr>
      </w:pPr>
      <w:r>
        <w:rPr>
          <w:b/>
        </w:rPr>
        <w:t xml:space="preserve">.NET </w:t>
      </w:r>
      <w:r w:rsidR="00435CCD">
        <w:rPr>
          <w:b/>
        </w:rPr>
        <w:t>MAUI</w:t>
      </w:r>
    </w:p>
    <w:p w14:paraId="32FF599F" w14:textId="5EB6F56F" w:rsidR="00F23E22" w:rsidRDefault="00B25018" w:rsidP="00E03C11">
      <w:r w:rsidRPr="00B25018">
        <w:t>.NET Multi-</w:t>
      </w:r>
      <w:proofErr w:type="gramStart"/>
      <w:r w:rsidRPr="00B25018">
        <w:t>platform</w:t>
      </w:r>
      <w:proofErr w:type="gramEnd"/>
      <w:r w:rsidRPr="00B25018">
        <w:t xml:space="preserve"> App UI (.NET MAUI)</w:t>
      </w:r>
      <w:r w:rsidRPr="00B25018">
        <w:rPr>
          <w:color w:val="333333"/>
        </w:rPr>
        <w:t xml:space="preserve"> </w:t>
      </w:r>
      <w:r w:rsidRPr="00B25018">
        <w:t>là một framework đa nền tảng để tạo các ứng dụng dành cho thiết bị di động và máy tính để bàn bằng C# và</w:t>
      </w:r>
      <w:r w:rsidRPr="00B25018">
        <w:rPr>
          <w:b/>
          <w:bCs/>
        </w:rPr>
        <w:t xml:space="preserve"> </w:t>
      </w:r>
      <w:r>
        <w:rPr>
          <w:bCs/>
        </w:rPr>
        <w:t>XAML</w:t>
      </w:r>
      <w:r w:rsidRPr="00B25018">
        <w:rPr>
          <w:bCs/>
        </w:rPr>
        <w:t>.</w:t>
      </w:r>
      <w:r>
        <w:t xml:space="preserve"> </w:t>
      </w:r>
      <w:r w:rsidRPr="00B25018">
        <w:t>Sử dụng .NET MAUI, bạn có thể phát triển các ứng dụng có thể chạy trên Android, iOS, macOS và Windows từ một mã nguồn được chia sẻ duy nhất.</w:t>
      </w:r>
    </w:p>
    <w:p w14:paraId="2919D72D" w14:textId="77777777" w:rsidR="009C2E1A" w:rsidRDefault="00F23E22" w:rsidP="009C2E1A">
      <w:pPr>
        <w:pStyle w:val="ListParagraph"/>
        <w:keepNext/>
        <w:ind w:left="360" w:firstLine="0"/>
        <w:jc w:val="center"/>
      </w:pPr>
      <w:r>
        <w:rPr>
          <w:noProof/>
        </w:rPr>
        <w:drawing>
          <wp:inline distT="0" distB="0" distL="0" distR="0" wp14:anchorId="6700A09D" wp14:editId="1E1E88E5">
            <wp:extent cx="4143375" cy="3686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T MAUI.jpg"/>
                    <pic:cNvPicPr/>
                  </pic:nvPicPr>
                  <pic:blipFill>
                    <a:blip r:embed="rId23">
                      <a:extLst>
                        <a:ext uri="{28A0092B-C50C-407E-A947-70E740481C1C}">
                          <a14:useLocalDpi xmlns:a14="http://schemas.microsoft.com/office/drawing/2010/main" val="0"/>
                        </a:ext>
                      </a:extLst>
                    </a:blip>
                    <a:stretch>
                      <a:fillRect/>
                    </a:stretch>
                  </pic:blipFill>
                  <pic:spPr>
                    <a:xfrm>
                      <a:off x="0" y="0"/>
                      <a:ext cx="4143375" cy="3686175"/>
                    </a:xfrm>
                    <a:prstGeom prst="rect">
                      <a:avLst/>
                    </a:prstGeom>
                  </pic:spPr>
                </pic:pic>
              </a:graphicData>
            </a:graphic>
          </wp:inline>
        </w:drawing>
      </w:r>
    </w:p>
    <w:p w14:paraId="315E39CE" w14:textId="4775567E" w:rsidR="00F23E22" w:rsidRDefault="009C2E1A" w:rsidP="009C2E1A">
      <w:pPr>
        <w:pStyle w:val="Caption"/>
      </w:pPr>
      <w:bookmarkStart w:id="663" w:name="_Toc121066650"/>
      <w:r>
        <w:t xml:space="preserve">Hình 3. </w:t>
      </w:r>
      <w:r w:rsidR="002604C8">
        <w:fldChar w:fldCharType="begin"/>
      </w:r>
      <w:r w:rsidR="002604C8">
        <w:instrText xml:space="preserve"> SEQ Hình_3. \* ARABIC </w:instrText>
      </w:r>
      <w:r w:rsidR="002604C8">
        <w:fldChar w:fldCharType="separate"/>
      </w:r>
      <w:r w:rsidR="008E28E6">
        <w:rPr>
          <w:noProof/>
        </w:rPr>
        <w:t>1</w:t>
      </w:r>
      <w:r w:rsidR="002604C8">
        <w:rPr>
          <w:noProof/>
        </w:rPr>
        <w:fldChar w:fldCharType="end"/>
      </w:r>
      <w:r>
        <w:t xml:space="preserve"> .NET MAUI</w:t>
      </w:r>
      <w:bookmarkEnd w:id="663"/>
    </w:p>
    <w:p w14:paraId="32CB8245" w14:textId="77777777" w:rsidR="0090440F" w:rsidRPr="0090440F" w:rsidRDefault="0090440F" w:rsidP="0090440F">
      <w:r w:rsidRPr="0090440F">
        <w:t>Cách thức hoạt động của .NET MAUI</w:t>
      </w:r>
    </w:p>
    <w:p w14:paraId="44515494" w14:textId="7405FE93" w:rsidR="0090440F" w:rsidRPr="0090440F" w:rsidRDefault="0090440F" w:rsidP="009E0933">
      <w:pPr>
        <w:pStyle w:val="ListParagraph"/>
        <w:numPr>
          <w:ilvl w:val="0"/>
          <w:numId w:val="152"/>
        </w:numPr>
      </w:pPr>
      <w:r w:rsidRPr="0090440F">
        <w:t>.NET MAUI hợp nhất các API của Android, iOS, macOS và Windows thành một API duy nhất cho phép nhà phát triển lập trình một lần chạy ở mọi nơi, đồng thời cung cấp thêm quyền truy cập sâu vào mọi khía cạnh của từng nền tảng gốc.</w:t>
      </w:r>
    </w:p>
    <w:p w14:paraId="7F267E7D" w14:textId="1B8B47FA" w:rsidR="0090440F" w:rsidRDefault="0090440F" w:rsidP="009E0933">
      <w:pPr>
        <w:pStyle w:val="ListParagraph"/>
        <w:numPr>
          <w:ilvl w:val="0"/>
          <w:numId w:val="152"/>
        </w:numPr>
      </w:pPr>
      <w:r w:rsidRPr="0090440F">
        <w:lastRenderedPageBreak/>
        <w:t>.NET 6 trở lên cung cấp một loạt framework dành riêng cho nền tảng để tạo ứng dụng: .NET cho Android, .NET cho iOS, .NET cho macOS và thư viện Windows</w:t>
      </w:r>
      <w:r w:rsidR="009E0933">
        <w:t xml:space="preserve">. </w:t>
      </w:r>
      <w:r w:rsidRPr="0090440F">
        <w:t>UI 3 (WinUI 3). Tất cả các framework này đều có quyền truy cập vào cùng một Thư viện lớp cơ sở .NET (BCL).</w:t>
      </w:r>
    </w:p>
    <w:p w14:paraId="65CA83E9" w14:textId="73C3D295" w:rsidR="009E0933" w:rsidRPr="00C713C2" w:rsidRDefault="009E0933" w:rsidP="00C713C2">
      <w:pPr>
        <w:pStyle w:val="ListParagraph"/>
        <w:numPr>
          <w:ilvl w:val="0"/>
          <w:numId w:val="152"/>
        </w:numPr>
      </w:pPr>
      <w:r w:rsidRPr="001F5540">
        <w:t>.NET MAUI cung cấp một framework duy nhất để xây dựng giao diện người dùng cho ứng dụng dành cho thiết bị di động và máy tính để bàn. Sơ đồ sau đây hiển thị chế độ xem cấp cao về kiến trúc của ứng dụng .NET MAUI: Trong ứng dụng .NET MAUI, bạn lập trình chủ yếu tương tác với .NET MAUI API (1). .NET MAUI sau đó trực tiếp sử dụng các API nền tảng gốc (3). Ngoài ra, ứng dụng có thể trực tiếp thực thi API nền tảng (2), nếu cần.</w:t>
      </w:r>
    </w:p>
    <w:p w14:paraId="2934AC3E" w14:textId="77777777" w:rsidR="009C2E1A" w:rsidRDefault="009E0933" w:rsidP="009C2E1A">
      <w:pPr>
        <w:pStyle w:val="ListParagraph"/>
        <w:keepNext/>
        <w:ind w:hanging="436"/>
        <w:jc w:val="center"/>
      </w:pPr>
      <w:r w:rsidRPr="009E0933">
        <w:rPr>
          <w:noProof/>
        </w:rPr>
        <w:drawing>
          <wp:inline distT="0" distB="0" distL="0" distR="0" wp14:anchorId="14CEFF52" wp14:editId="49EF2385">
            <wp:extent cx="3938954" cy="2441785"/>
            <wp:effectExtent l="0" t="0" r="4445" b="0"/>
            <wp:docPr id="17" name="Picture 17" descr="C:\Users\KIMANH~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MANH~1\AppData\Local\Temp\image.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3608" t="5516" r="3651" b="3565"/>
                    <a:stretch/>
                  </pic:blipFill>
                  <pic:spPr bwMode="auto">
                    <a:xfrm>
                      <a:off x="0" y="0"/>
                      <a:ext cx="3948076" cy="2447439"/>
                    </a:xfrm>
                    <a:prstGeom prst="rect">
                      <a:avLst/>
                    </a:prstGeom>
                    <a:noFill/>
                    <a:ln>
                      <a:noFill/>
                    </a:ln>
                    <a:extLst>
                      <a:ext uri="{53640926-AAD7-44D8-BBD7-CCE9431645EC}">
                        <a14:shadowObscured xmlns:a14="http://schemas.microsoft.com/office/drawing/2010/main"/>
                      </a:ext>
                    </a:extLst>
                  </pic:spPr>
                </pic:pic>
              </a:graphicData>
            </a:graphic>
          </wp:inline>
        </w:drawing>
      </w:r>
    </w:p>
    <w:p w14:paraId="4954F1D9" w14:textId="3C5CBFE8" w:rsidR="009E0933" w:rsidRDefault="009C2E1A" w:rsidP="009C2E1A">
      <w:pPr>
        <w:pStyle w:val="Caption"/>
      </w:pPr>
      <w:bookmarkStart w:id="664" w:name="_Toc121066651"/>
      <w:r>
        <w:t xml:space="preserve">Hình 3. </w:t>
      </w:r>
      <w:r w:rsidR="002604C8">
        <w:fldChar w:fldCharType="begin"/>
      </w:r>
      <w:r w:rsidR="002604C8">
        <w:instrText xml:space="preserve"> SEQ Hình_3. \* ARABIC </w:instrText>
      </w:r>
      <w:r w:rsidR="002604C8">
        <w:fldChar w:fldCharType="separate"/>
      </w:r>
      <w:r w:rsidR="008E28E6">
        <w:rPr>
          <w:noProof/>
        </w:rPr>
        <w:t>2</w:t>
      </w:r>
      <w:r w:rsidR="002604C8">
        <w:rPr>
          <w:noProof/>
        </w:rPr>
        <w:fldChar w:fldCharType="end"/>
      </w:r>
      <w:r w:rsidR="00836B2D">
        <w:t xml:space="preserve"> Cách thức hoạt động của .NET MAUI</w:t>
      </w:r>
      <w:bookmarkEnd w:id="664"/>
    </w:p>
    <w:p w14:paraId="6B794184" w14:textId="77777777" w:rsidR="001F5540" w:rsidRPr="001F5540" w:rsidRDefault="001F5540" w:rsidP="001F5540">
      <w:r w:rsidRPr="001F5540">
        <w:t>Các ứng dụng .NET Multi-</w:t>
      </w:r>
      <w:proofErr w:type="gramStart"/>
      <w:r w:rsidRPr="001F5540">
        <w:t>platform</w:t>
      </w:r>
      <w:proofErr w:type="gramEnd"/>
      <w:r w:rsidRPr="001F5540">
        <w:t xml:space="preserve"> App UI (.NET MAUI) có thể được viết cho các nền tảng sau:</w:t>
      </w:r>
    </w:p>
    <w:p w14:paraId="25D363CF" w14:textId="0D21015E" w:rsidR="001F5540" w:rsidRPr="001F5540" w:rsidRDefault="001F5540" w:rsidP="001F5540">
      <w:pPr>
        <w:pStyle w:val="ListParagraph"/>
        <w:numPr>
          <w:ilvl w:val="0"/>
          <w:numId w:val="152"/>
        </w:numPr>
      </w:pPr>
      <w:r w:rsidRPr="001F5540">
        <w:t>Android 5.0 (API 21) trở lên.</w:t>
      </w:r>
    </w:p>
    <w:p w14:paraId="39A8C39B" w14:textId="1B2755B9" w:rsidR="001F5540" w:rsidRPr="001F5540" w:rsidRDefault="001F5540" w:rsidP="001F5540">
      <w:pPr>
        <w:pStyle w:val="ListParagraph"/>
        <w:numPr>
          <w:ilvl w:val="0"/>
          <w:numId w:val="152"/>
        </w:numPr>
      </w:pPr>
      <w:r w:rsidRPr="001F5540">
        <w:t>iOS 11 trở lên, sử dụng phiên bản Xcode mới nhất.</w:t>
      </w:r>
    </w:p>
    <w:p w14:paraId="1A64EF1F" w14:textId="1512D067" w:rsidR="001F5540" w:rsidRPr="001F5540" w:rsidRDefault="001F5540" w:rsidP="001F5540">
      <w:pPr>
        <w:pStyle w:val="ListParagraph"/>
        <w:numPr>
          <w:ilvl w:val="0"/>
          <w:numId w:val="152"/>
        </w:numPr>
      </w:pPr>
      <w:r w:rsidRPr="001F5540">
        <w:t>macOS 10.15 trở lên, sử dụng Mac Catalyst</w:t>
      </w:r>
    </w:p>
    <w:p w14:paraId="32721DC9" w14:textId="02730FB5" w:rsidR="00836B2D" w:rsidRPr="004D6FD7" w:rsidRDefault="001F5540" w:rsidP="004D6FD7">
      <w:pPr>
        <w:pStyle w:val="ListParagraph"/>
        <w:numPr>
          <w:ilvl w:val="0"/>
          <w:numId w:val="152"/>
        </w:numPr>
      </w:pPr>
      <w:r w:rsidRPr="001F5540">
        <w:t>Windows 11 và Windows 10 phiên bản 1809 trở lên, sử dụng Windows UI Library (WinUI) 3.</w:t>
      </w:r>
    </w:p>
    <w:p w14:paraId="14F2ACC7" w14:textId="21E03C32" w:rsidR="00540999" w:rsidRDefault="00296A4B" w:rsidP="00540999">
      <w:pPr>
        <w:pStyle w:val="ListParagraph"/>
        <w:numPr>
          <w:ilvl w:val="0"/>
          <w:numId w:val="153"/>
        </w:numPr>
        <w:rPr>
          <w:b/>
        </w:rPr>
      </w:pPr>
      <w:r>
        <w:rPr>
          <w:b/>
        </w:rPr>
        <w:t>Sự ưu việt của MAUI</w:t>
      </w:r>
    </w:p>
    <w:p w14:paraId="7D767C92" w14:textId="77777777" w:rsidR="00296A4B" w:rsidRPr="00296A4B" w:rsidRDefault="00296A4B" w:rsidP="00296A4B">
      <w:r w:rsidRPr="00296A4B">
        <w:t xml:space="preserve">Nếu trước đây bạn đã sử dụng Xamarin để xây dựng giao diện người dùng đa nền tảng, thì bạn sẽ nhận thấy nhiều điểm tương đồng với .NET MAUI. Tuy nhiên, cũng có </w:t>
      </w:r>
      <w:r w:rsidRPr="00296A4B">
        <w:lastRenderedPageBreak/>
        <w:t>một số khác biệt. Sử dụng .NET MAUI, bạn có thể tạo các ứng dụng đa nền tảng bằng một dự án duy nhất, nhưng bạn có thể thêm mã nguồn và tài nguyên dành riêng cho nền tảng nếu cần. Một trong những mục tiêu chính của .NET MAUI là cho phép bạn triển khai càng nhiều ứng dụng và bố cục giao diện người dùng càng tốt trong một cơ sở mã duy nhất.</w:t>
      </w:r>
    </w:p>
    <w:p w14:paraId="4595F4BC" w14:textId="77777777" w:rsidR="00296A4B" w:rsidRPr="00296A4B" w:rsidRDefault="00296A4B" w:rsidP="00296A4B">
      <w:r w:rsidRPr="00296A4B">
        <w:t xml:space="preserve">.NET MAUI dành cho các nhà phát triển muốn: </w:t>
      </w:r>
    </w:p>
    <w:p w14:paraId="24DAA857" w14:textId="72052811" w:rsidR="00296A4B" w:rsidRPr="00296A4B" w:rsidRDefault="00296A4B" w:rsidP="00EA145B">
      <w:pPr>
        <w:pStyle w:val="ListParagraph"/>
        <w:numPr>
          <w:ilvl w:val="0"/>
          <w:numId w:val="152"/>
        </w:numPr>
      </w:pPr>
      <w:r w:rsidRPr="00296A4B">
        <w:t>Viết các ứng dụng đa nền tảng bằng XAML và C#, từ một cơ sở mã nguồn được chia sẻ duy nhất trong Visual Studio.</w:t>
      </w:r>
    </w:p>
    <w:p w14:paraId="7378D57D" w14:textId="6D594C05" w:rsidR="00296A4B" w:rsidRPr="00296A4B" w:rsidRDefault="00296A4B" w:rsidP="00EA145B">
      <w:pPr>
        <w:pStyle w:val="ListParagraph"/>
        <w:numPr>
          <w:ilvl w:val="0"/>
          <w:numId w:val="152"/>
        </w:numPr>
      </w:pPr>
      <w:r w:rsidRPr="00296A4B">
        <w:t xml:space="preserve">Chia sẻ bố cục và thiết kế giao diện người dùng trên các nền tảng. </w:t>
      </w:r>
    </w:p>
    <w:p w14:paraId="7DA30BFA" w14:textId="2EFCD168" w:rsidR="00296A4B" w:rsidRPr="00296A4B" w:rsidRDefault="00296A4B" w:rsidP="00EA145B">
      <w:pPr>
        <w:pStyle w:val="ListParagraph"/>
        <w:numPr>
          <w:ilvl w:val="0"/>
          <w:numId w:val="152"/>
        </w:numPr>
      </w:pPr>
      <w:r w:rsidRPr="00296A4B">
        <w:t>Chia sẻ mã nguồn, thử nghiệm và công việc trên các nền tảng.</w:t>
      </w:r>
    </w:p>
    <w:p w14:paraId="14834FE7" w14:textId="0C935338" w:rsidR="00296A4B" w:rsidRDefault="00770E73" w:rsidP="00C713C2">
      <w:pPr>
        <w:pStyle w:val="Heading3"/>
        <w:numPr>
          <w:ilvl w:val="1"/>
          <w:numId w:val="122"/>
        </w:numPr>
        <w:spacing w:before="0"/>
      </w:pPr>
      <w:bookmarkStart w:id="665" w:name="_Toc141605897"/>
      <w:r>
        <w:t>Mô hình Model – View – ViewModel (MVVM)</w:t>
      </w:r>
      <w:bookmarkEnd w:id="665"/>
    </w:p>
    <w:p w14:paraId="7DC68CE7" w14:textId="79A3688C" w:rsidR="00C6615D" w:rsidRPr="00C6615D" w:rsidRDefault="00C6615D" w:rsidP="00C6615D">
      <w:r w:rsidRPr="00C6615D">
        <w:rPr>
          <w:b/>
          <w:bCs/>
        </w:rPr>
        <w:t>Model</w:t>
      </w:r>
      <w:r w:rsidRPr="00770E73">
        <w:t>: Cũng tương tự như trong mô hình MVC. Model là các đối tượng giúp truy xuất và thao tác trên dữ liệu thực sự.</w:t>
      </w:r>
    </w:p>
    <w:p w14:paraId="3A11DAAE" w14:textId="4B184973" w:rsidR="00770E73" w:rsidRPr="00770E73" w:rsidRDefault="00770E73" w:rsidP="00770E73">
      <w:r w:rsidRPr="00770E73">
        <w:rPr>
          <w:b/>
          <w:bCs/>
        </w:rPr>
        <w:t>View</w:t>
      </w:r>
      <w:r w:rsidRPr="00770E73">
        <w:t>: Tương tự như trong mô hình MVC, View là phần giao diện của ứng dụng để hiển thị dữ liệu và nhận tương tác của người dùng. Một điểm khác biệt so với các ứng dụng truyền thống là View trong mô hình này tích cực hơn. Nó có khả năng thực hiện các hành vi và phản hồi lại người dùng thông qua tính năng binding, command.</w:t>
      </w:r>
    </w:p>
    <w:p w14:paraId="2A9D9FC6" w14:textId="4522CD16" w:rsidR="00770E73" w:rsidRDefault="00770E73" w:rsidP="00770E73">
      <w:r w:rsidRPr="00770E73">
        <w:rPr>
          <w:b/>
          <w:bCs/>
        </w:rPr>
        <w:t>ViewModel</w:t>
      </w:r>
      <w:r w:rsidRPr="00770E73">
        <w:t>: Lớp trung gian giữa View và Model. ViewModel có thể được xem là thành phần thay thế cho Controller trong mô hình MVC. Nó chứa các mã lệnh cần thiết để thực hiện data binding, command.</w:t>
      </w:r>
    </w:p>
    <w:p w14:paraId="7C6FDCBC" w14:textId="77777777" w:rsidR="00836B2D" w:rsidRDefault="00C6615D" w:rsidP="004D6FD7">
      <w:pPr>
        <w:keepNext/>
        <w:ind w:firstLine="709"/>
      </w:pPr>
      <w:r>
        <w:rPr>
          <w:noProof/>
        </w:rPr>
        <w:drawing>
          <wp:inline distT="0" distB="0" distL="0" distR="0" wp14:anchorId="540F8925" wp14:editId="2A04CED8">
            <wp:extent cx="4677508" cy="1415688"/>
            <wp:effectExtent l="0" t="0" r="0" b="0"/>
            <wp:docPr id="19" name="Picture 19" descr="https://images.viblo.asia/full/52a8cf0b-b5fb-457b-967f-ce406975b2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viblo.asia/full/52a8cf0b-b5fb-457b-967f-ce406975b2d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5489" cy="1439290"/>
                    </a:xfrm>
                    <a:prstGeom prst="rect">
                      <a:avLst/>
                    </a:prstGeom>
                    <a:noFill/>
                    <a:ln>
                      <a:noFill/>
                    </a:ln>
                  </pic:spPr>
                </pic:pic>
              </a:graphicData>
            </a:graphic>
          </wp:inline>
        </w:drawing>
      </w:r>
    </w:p>
    <w:p w14:paraId="6322B0F6" w14:textId="546D9193" w:rsidR="00C6615D" w:rsidRDefault="00836B2D" w:rsidP="004D6FD7">
      <w:pPr>
        <w:pStyle w:val="Caption"/>
      </w:pPr>
      <w:bookmarkStart w:id="666" w:name="_Toc121066652"/>
      <w:r>
        <w:t xml:space="preserve">Hình 3. </w:t>
      </w:r>
      <w:r w:rsidR="002604C8">
        <w:fldChar w:fldCharType="begin"/>
      </w:r>
      <w:r w:rsidR="002604C8">
        <w:instrText xml:space="preserve"> SEQ Hình_3. \* ARABIC </w:instrText>
      </w:r>
      <w:r w:rsidR="002604C8">
        <w:fldChar w:fldCharType="separate"/>
      </w:r>
      <w:r w:rsidR="008E28E6">
        <w:rPr>
          <w:noProof/>
        </w:rPr>
        <w:t>3</w:t>
      </w:r>
      <w:r w:rsidR="002604C8">
        <w:rPr>
          <w:noProof/>
        </w:rPr>
        <w:fldChar w:fldCharType="end"/>
      </w:r>
      <w:r>
        <w:t xml:space="preserve"> Mô hình </w:t>
      </w:r>
      <w:r w:rsidR="004D6FD7">
        <w:t>Model – View – ViewModel</w:t>
      </w:r>
      <w:bookmarkEnd w:id="666"/>
    </w:p>
    <w:p w14:paraId="5C178C9E" w14:textId="7FC8DF64" w:rsidR="00C6615D" w:rsidRDefault="00C6615D" w:rsidP="00C6615D">
      <w:pPr>
        <w:rPr>
          <w:rFonts w:ascii="Open Sans" w:hAnsi="Open Sans"/>
          <w:color w:val="1B1B1B"/>
          <w:spacing w:val="-1"/>
          <w:sz w:val="27"/>
          <w:szCs w:val="27"/>
          <w:shd w:val="clear" w:color="auto" w:fill="FFFFFF"/>
        </w:rPr>
      </w:pPr>
      <w:r>
        <w:rPr>
          <w:rFonts w:ascii="Open Sans" w:hAnsi="Open Sans"/>
          <w:color w:val="1B1B1B"/>
          <w:spacing w:val="-1"/>
          <w:sz w:val="27"/>
          <w:szCs w:val="27"/>
          <w:shd w:val="clear" w:color="auto" w:fill="FFFFFF"/>
        </w:rPr>
        <w:t>ViewModel không hề biết gì về View, một ViewModel có thể được sử dụng cho nhiều View (one-to-many). ViewModel sử dụng Observer design pattern để liên lạc với View</w:t>
      </w:r>
      <w:r w:rsidR="00642C05">
        <w:rPr>
          <w:rFonts w:ascii="Open Sans" w:hAnsi="Open Sans"/>
          <w:color w:val="1B1B1B"/>
          <w:spacing w:val="-1"/>
          <w:sz w:val="27"/>
          <w:szCs w:val="27"/>
          <w:shd w:val="clear" w:color="auto" w:fill="FFFFFF"/>
        </w:rPr>
        <w:t>.</w:t>
      </w:r>
    </w:p>
    <w:p w14:paraId="01AB20D5" w14:textId="77777777" w:rsidR="004D6FD7" w:rsidRDefault="004D6FD7">
      <w:pPr>
        <w:spacing w:line="240" w:lineRule="auto"/>
        <w:ind w:firstLine="0"/>
        <w:jc w:val="left"/>
        <w:rPr>
          <w:b/>
          <w:bCs/>
          <w:szCs w:val="26"/>
        </w:rPr>
      </w:pPr>
      <w:r>
        <w:br w:type="page"/>
      </w:r>
    </w:p>
    <w:p w14:paraId="6B5A50BB" w14:textId="74DA53A2" w:rsidR="004D6FD7" w:rsidRPr="004D6FD7" w:rsidRDefault="00642C05" w:rsidP="004D6FD7">
      <w:pPr>
        <w:pStyle w:val="Heading3"/>
        <w:numPr>
          <w:ilvl w:val="1"/>
          <w:numId w:val="122"/>
        </w:numPr>
        <w:spacing w:before="0"/>
      </w:pPr>
      <w:bookmarkStart w:id="667" w:name="_Toc141605898"/>
      <w:r>
        <w:lastRenderedPageBreak/>
        <w:t>Oracle</w:t>
      </w:r>
      <w:bookmarkEnd w:id="667"/>
    </w:p>
    <w:p w14:paraId="07848E8C" w14:textId="17BB33B9" w:rsidR="00642C05" w:rsidRDefault="00642C05" w:rsidP="00642C05">
      <w:pPr>
        <w:rPr>
          <w:rFonts w:ascii="Mulish Regular" w:hAnsi="Mulish Regular"/>
          <w:color w:val="111111"/>
          <w:shd w:val="clear" w:color="auto" w:fill="FFFFFF"/>
        </w:rPr>
      </w:pPr>
      <w:r w:rsidRPr="00642C05">
        <w:rPr>
          <w:rStyle w:val="Strong"/>
          <w:rFonts w:ascii="Mulish Regular" w:hAnsi="Mulish Regular"/>
          <w:b w:val="0"/>
          <w:color w:val="111111"/>
          <w:shd w:val="clear" w:color="auto" w:fill="FFFFFF"/>
        </w:rPr>
        <w:t>Oracle Database cũng được xây dựng dựa trên tiêu chuẩn hoá của ngôn ngữ lập trình SQL cho phép quản lý và truy vấn dữ liệu trên máy chủ một cách hiệu quả</w:t>
      </w:r>
      <w:r>
        <w:rPr>
          <w:rFonts w:ascii="Mulish Regular" w:hAnsi="Mulish Regular"/>
          <w:color w:val="111111"/>
          <w:shd w:val="clear" w:color="auto" w:fill="FFFFFF"/>
        </w:rPr>
        <w:t>. Oracle Database kết nối phần tử dữ liệu bằng các cấu trúc bảng và cho ra các kết quả lưu trữ khác nhau hỗ trợ xử lý dữ liệu dễ dàng hơn.</w:t>
      </w:r>
    </w:p>
    <w:p w14:paraId="5DBBE962" w14:textId="77777777" w:rsidR="00FA71F5" w:rsidRPr="00FA71F5" w:rsidRDefault="00FA71F5" w:rsidP="00FA71F5">
      <w:r w:rsidRPr="00FA71F5">
        <w:t>Kiến trúc của Oracle Database bao gồm:</w:t>
      </w:r>
    </w:p>
    <w:p w14:paraId="0CF54021" w14:textId="657C399B" w:rsidR="00FA71F5" w:rsidRPr="00FA71F5" w:rsidRDefault="00FA71F5" w:rsidP="00FA71F5">
      <w:pPr>
        <w:pStyle w:val="ListParagraph"/>
        <w:numPr>
          <w:ilvl w:val="0"/>
          <w:numId w:val="152"/>
        </w:numPr>
      </w:pPr>
      <w:r w:rsidRPr="00FA71F5">
        <w:t>Cấu trúc lưu trữ vật lý của cơ sở dữ liệu là các tệp chứa dữ liệu, siêu dữ liệu và các tệp quản lý ghi lại thay đổi của dữ liệu. Cơ sở dữ liệu và các phiên bản của nó thực hiện lưu trữ và quản lý các tệp.</w:t>
      </w:r>
    </w:p>
    <w:p w14:paraId="45550225" w14:textId="39E3AB5E" w:rsidR="00FA71F5" w:rsidRDefault="00FA71F5" w:rsidP="00FA71F5">
      <w:pPr>
        <w:pStyle w:val="ListParagraph"/>
        <w:numPr>
          <w:ilvl w:val="0"/>
          <w:numId w:val="152"/>
        </w:numPr>
      </w:pPr>
      <w:r w:rsidRPr="00FA71F5">
        <w:t>Cấu trúc lưu trữ logic của Oracle Database bao gồm khối dữ liệu là các phạm vi và nhóm các khối dữ liệu liền kề nhau. Phân đoạn là tập hợp các phạm vi mở rộng. Không gian bảng là các vùng chứa cho phân đoạn.</w:t>
      </w:r>
    </w:p>
    <w:p w14:paraId="2A5DF69B" w14:textId="036DD0CF" w:rsidR="0090440F" w:rsidRDefault="00FA71F5" w:rsidP="00B25DD1">
      <w:r>
        <w:t xml:space="preserve">Ở đây chúng em sử dụng ASP.NET </w:t>
      </w:r>
      <w:r w:rsidR="00F90B4E">
        <w:t>Web API để giao tiếp với Oracle</w:t>
      </w:r>
      <w:r w:rsidR="00910B8F">
        <w:t>.</w:t>
      </w:r>
    </w:p>
    <w:p w14:paraId="41D5702B" w14:textId="1CA0B008" w:rsidR="00D12650" w:rsidRDefault="00972C34" w:rsidP="00750B87">
      <w:pPr>
        <w:pStyle w:val="Heading2"/>
        <w:numPr>
          <w:ilvl w:val="0"/>
          <w:numId w:val="122"/>
        </w:numPr>
        <w:spacing w:before="80" w:after="80" w:line="312" w:lineRule="auto"/>
        <w:ind w:left="284" w:hanging="284"/>
        <w:jc w:val="left"/>
        <w:rPr>
          <w:sz w:val="28"/>
          <w:szCs w:val="26"/>
        </w:rPr>
      </w:pPr>
      <w:bookmarkStart w:id="668" w:name="_Toc141605899"/>
      <w:r>
        <w:rPr>
          <w:sz w:val="28"/>
          <w:szCs w:val="26"/>
        </w:rPr>
        <w:t>Kế hoạch chi tiết x</w:t>
      </w:r>
      <w:r w:rsidR="003B3B14">
        <w:rPr>
          <w:sz w:val="28"/>
          <w:szCs w:val="26"/>
        </w:rPr>
        <w:t>ây dựng ứng dụng</w:t>
      </w:r>
      <w:bookmarkEnd w:id="668"/>
    </w:p>
    <w:p w14:paraId="280494C4" w14:textId="40A9CC95" w:rsidR="003B3B14" w:rsidRDefault="003B3B14" w:rsidP="007A3F75">
      <w:pPr>
        <w:pStyle w:val="Heading3"/>
        <w:numPr>
          <w:ilvl w:val="1"/>
          <w:numId w:val="122"/>
        </w:numPr>
        <w:spacing w:before="0"/>
      </w:pPr>
      <w:bookmarkStart w:id="669" w:name="_Toc141605900"/>
      <w:r>
        <w:t>Xây dựng chương trình trên desktop</w:t>
      </w:r>
      <w:bookmarkEnd w:id="669"/>
    </w:p>
    <w:p w14:paraId="57D61CD2" w14:textId="03880E19" w:rsidR="00D17E1E" w:rsidRDefault="00D17E1E" w:rsidP="00D17E1E">
      <w:pPr>
        <w:pStyle w:val="Heading4"/>
        <w:numPr>
          <w:ilvl w:val="2"/>
          <w:numId w:val="122"/>
        </w:numPr>
      </w:pPr>
      <w:bookmarkStart w:id="670" w:name="_Toc141605901"/>
      <w:r>
        <w:t>User</w:t>
      </w:r>
      <w:bookmarkEnd w:id="670"/>
    </w:p>
    <w:p w14:paraId="63E47351" w14:textId="515AFA0D" w:rsidR="000000BE" w:rsidRPr="00B25DD1" w:rsidRDefault="000000BE" w:rsidP="00B25DD1">
      <w:r>
        <w:t xml:space="preserve">Trước khi sử dụng chương trình người dùng cần đăng ký tài khoản trên MyNote. </w:t>
      </w:r>
      <w:r w:rsidR="00382921">
        <w:t>Cần nhập tên và mật khẩu</w:t>
      </w:r>
      <w:r w:rsidR="007A3F75">
        <w:t xml:space="preserve"> để đăng ký tài khoản sử dụng.</w:t>
      </w:r>
    </w:p>
    <w:p w14:paraId="065FB53A" w14:textId="77777777" w:rsidR="004D6FD7" w:rsidRDefault="00EA2EBA" w:rsidP="00C34703">
      <w:pPr>
        <w:keepNext/>
        <w:ind w:firstLine="426"/>
        <w:jc w:val="center"/>
      </w:pPr>
      <w:r w:rsidRPr="006B10EC">
        <w:rPr>
          <w:noProof/>
        </w:rPr>
        <w:drawing>
          <wp:inline distT="0" distB="0" distL="0" distR="0" wp14:anchorId="4061E3AF" wp14:editId="63A039E5">
            <wp:extent cx="4953000" cy="2563995"/>
            <wp:effectExtent l="133350" t="133350" r="152400" b="160655"/>
            <wp:docPr id="8" name="Picture 8" descr="D:\Đồ Án\DA Chuyên ngành 1\MYNOTE\MYNOTE\DESKTOP\Res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Đồ Án\DA Chuyên ngành 1\MYNOTE\MYNOTE\DESKTOP\Resgister.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029" t="1984" r="1986" b="1294"/>
                    <a:stretch/>
                  </pic:blipFill>
                  <pic:spPr bwMode="auto">
                    <a:xfrm>
                      <a:off x="0" y="0"/>
                      <a:ext cx="4970441" cy="25730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0A0A7F0" w14:textId="4DED023E" w:rsidR="00C713C2" w:rsidRDefault="004D6FD7" w:rsidP="00C34703">
      <w:pPr>
        <w:pStyle w:val="Caption"/>
      </w:pPr>
      <w:bookmarkStart w:id="671" w:name="_Toc121066653"/>
      <w:r>
        <w:t xml:space="preserve">Hình 3. </w:t>
      </w:r>
      <w:r w:rsidR="002604C8">
        <w:fldChar w:fldCharType="begin"/>
      </w:r>
      <w:r w:rsidR="002604C8">
        <w:instrText xml:space="preserve"> SEQ Hình_3. \* ARABIC </w:instrText>
      </w:r>
      <w:r w:rsidR="002604C8">
        <w:fldChar w:fldCharType="separate"/>
      </w:r>
      <w:r w:rsidR="008E28E6">
        <w:rPr>
          <w:noProof/>
        </w:rPr>
        <w:t>4</w:t>
      </w:r>
      <w:r w:rsidR="002604C8">
        <w:rPr>
          <w:noProof/>
        </w:rPr>
        <w:fldChar w:fldCharType="end"/>
      </w:r>
      <w:r w:rsidR="00C34703">
        <w:t xml:space="preserve"> Đăng ký</w:t>
      </w:r>
      <w:r w:rsidR="00BB4030">
        <w:t xml:space="preserve"> trên desktop</w:t>
      </w:r>
      <w:bookmarkEnd w:id="671"/>
    </w:p>
    <w:p w14:paraId="4642181A" w14:textId="204627C8" w:rsidR="00C713C2" w:rsidRDefault="00C713C2" w:rsidP="000F255E">
      <w:pPr>
        <w:ind w:firstLine="284"/>
      </w:pPr>
      <w:r>
        <w:lastRenderedPageBreak/>
        <w:t xml:space="preserve">Sau khi có tài khoản người dùng </w:t>
      </w:r>
      <w:r w:rsidR="0079516D">
        <w:t xml:space="preserve">nhập tên và mật khẩu để </w:t>
      </w:r>
      <w:r>
        <w:t>đăng nhập và</w:t>
      </w:r>
      <w:r w:rsidR="0079516D">
        <w:t>o</w:t>
      </w:r>
      <w:r>
        <w:t xml:space="preserve"> phần mềm và sử dụng.</w:t>
      </w:r>
    </w:p>
    <w:p w14:paraId="670A5048" w14:textId="77777777" w:rsidR="00C34703" w:rsidRDefault="000F255E" w:rsidP="00C34703">
      <w:pPr>
        <w:keepNext/>
        <w:ind w:firstLine="284"/>
        <w:jc w:val="center"/>
      </w:pPr>
      <w:r>
        <w:rPr>
          <w:noProof/>
        </w:rPr>
        <w:drawing>
          <wp:inline distT="0" distB="0" distL="0" distR="0" wp14:anchorId="37663AEF" wp14:editId="1F07E6B6">
            <wp:extent cx="5297170" cy="2738967"/>
            <wp:effectExtent l="133350" t="133350" r="151130" b="1568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gnin.png"/>
                    <pic:cNvPicPr/>
                  </pic:nvPicPr>
                  <pic:blipFill rotWithShape="1">
                    <a:blip r:embed="rId27" cstate="print">
                      <a:extLst>
                        <a:ext uri="{28A0092B-C50C-407E-A947-70E740481C1C}">
                          <a14:useLocalDpi xmlns:a14="http://schemas.microsoft.com/office/drawing/2010/main" val="0"/>
                        </a:ext>
                      </a:extLst>
                    </a:blip>
                    <a:srcRect l="786" t="1362" r="809" b="843"/>
                    <a:stretch/>
                  </pic:blipFill>
                  <pic:spPr bwMode="auto">
                    <a:xfrm>
                      <a:off x="0" y="0"/>
                      <a:ext cx="5300524" cy="274070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D967738" w14:textId="3F90DBD3" w:rsidR="006B10EC" w:rsidRDefault="00C34703" w:rsidP="00C34703">
      <w:pPr>
        <w:pStyle w:val="Caption"/>
      </w:pPr>
      <w:bookmarkStart w:id="672" w:name="_Toc121066654"/>
      <w:r>
        <w:t xml:space="preserve">Hình 3. </w:t>
      </w:r>
      <w:r w:rsidR="002604C8">
        <w:fldChar w:fldCharType="begin"/>
      </w:r>
      <w:r w:rsidR="002604C8">
        <w:instrText xml:space="preserve"> SEQ Hình_3. \* ARABIC </w:instrText>
      </w:r>
      <w:r w:rsidR="002604C8">
        <w:fldChar w:fldCharType="separate"/>
      </w:r>
      <w:r w:rsidR="008E28E6">
        <w:rPr>
          <w:noProof/>
        </w:rPr>
        <w:t>5</w:t>
      </w:r>
      <w:r w:rsidR="002604C8">
        <w:rPr>
          <w:noProof/>
        </w:rPr>
        <w:fldChar w:fldCharType="end"/>
      </w:r>
      <w:r>
        <w:t xml:space="preserve"> Đăng nhập</w:t>
      </w:r>
      <w:bookmarkEnd w:id="672"/>
    </w:p>
    <w:p w14:paraId="7296D58E" w14:textId="72160404" w:rsidR="00A45047" w:rsidRDefault="00711BEC" w:rsidP="0035770A">
      <w:pPr>
        <w:ind w:firstLine="284"/>
      </w:pPr>
      <w:r>
        <w:t>Ở phần thông tin cá nhân n</w:t>
      </w:r>
      <w:r w:rsidR="00112AA1">
        <w:t>gười dùng có thể thêm thông tin cá nhân cho tài khoản</w:t>
      </w:r>
    </w:p>
    <w:p w14:paraId="6E9E566C" w14:textId="77777777" w:rsidR="00C34703" w:rsidRDefault="00A45047" w:rsidP="00C34703">
      <w:pPr>
        <w:keepNext/>
        <w:ind w:firstLine="284"/>
        <w:jc w:val="center"/>
      </w:pPr>
      <w:r w:rsidRPr="00A45047">
        <w:rPr>
          <w:noProof/>
        </w:rPr>
        <w:drawing>
          <wp:inline distT="0" distB="0" distL="0" distR="0" wp14:anchorId="7FA39954" wp14:editId="6882144C">
            <wp:extent cx="5233106" cy="2690446"/>
            <wp:effectExtent l="133350" t="133350" r="139065" b="167640"/>
            <wp:docPr id="20" name="Picture 20" descr="D:\Đồ Án\DA Chuyên ngành 1\MYNOTE\MYNOTE\DESKTOP\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Đồ Án\DA Chuyên ngành 1\MYNOTE\MYNOTE\DESKTOP\Account.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915" t="616" r="1056" b="1156"/>
                    <a:stretch/>
                  </pic:blipFill>
                  <pic:spPr bwMode="auto">
                    <a:xfrm>
                      <a:off x="0" y="0"/>
                      <a:ext cx="5241409" cy="26947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E5AD6F2" w14:textId="3F5777E2" w:rsidR="00A45047" w:rsidRDefault="00C34703" w:rsidP="00C34703">
      <w:pPr>
        <w:pStyle w:val="Caption"/>
      </w:pPr>
      <w:bookmarkStart w:id="673" w:name="_Toc121066655"/>
      <w:r>
        <w:t xml:space="preserve">Hình 3. </w:t>
      </w:r>
      <w:r w:rsidR="002604C8">
        <w:fldChar w:fldCharType="begin"/>
      </w:r>
      <w:r w:rsidR="002604C8">
        <w:instrText xml:space="preserve"> SEQ Hình_3. \* ARABIC </w:instrText>
      </w:r>
      <w:r w:rsidR="002604C8">
        <w:fldChar w:fldCharType="separate"/>
      </w:r>
      <w:r w:rsidR="008E28E6">
        <w:rPr>
          <w:noProof/>
        </w:rPr>
        <w:t>6</w:t>
      </w:r>
      <w:r w:rsidR="002604C8">
        <w:rPr>
          <w:noProof/>
        </w:rPr>
        <w:fldChar w:fldCharType="end"/>
      </w:r>
      <w:r>
        <w:t xml:space="preserve"> Thông tin cá nhân</w:t>
      </w:r>
      <w:bookmarkEnd w:id="673"/>
    </w:p>
    <w:p w14:paraId="2DAB18E3" w14:textId="77777777" w:rsidR="00711BEC" w:rsidRDefault="00711BEC">
      <w:pPr>
        <w:spacing w:line="240" w:lineRule="auto"/>
        <w:ind w:firstLine="0"/>
        <w:jc w:val="left"/>
        <w:rPr>
          <w:b/>
        </w:rPr>
      </w:pPr>
      <w:r>
        <w:br w:type="page"/>
      </w:r>
    </w:p>
    <w:p w14:paraId="3CEF9B05" w14:textId="27B6DF8E" w:rsidR="0035770A" w:rsidRDefault="000028C3" w:rsidP="000028C3">
      <w:pPr>
        <w:pStyle w:val="Heading4"/>
        <w:numPr>
          <w:ilvl w:val="2"/>
          <w:numId w:val="122"/>
        </w:numPr>
      </w:pPr>
      <w:bookmarkStart w:id="674" w:name="_Toc141605902"/>
      <w:r>
        <w:lastRenderedPageBreak/>
        <w:t>Trang chủ</w:t>
      </w:r>
      <w:bookmarkEnd w:id="674"/>
    </w:p>
    <w:p w14:paraId="7590ECA1" w14:textId="089D115B" w:rsidR="00711BEC" w:rsidRPr="00711BEC" w:rsidRDefault="003C4D60" w:rsidP="00711BEC">
      <w:r>
        <w:t xml:space="preserve">Trang chủ hiển thị tất cả các ghi chú </w:t>
      </w:r>
      <w:r w:rsidR="00C10044">
        <w:t xml:space="preserve">người dùng </w:t>
      </w:r>
      <w:r>
        <w:t xml:space="preserve">đã tạo </w:t>
      </w:r>
      <w:r w:rsidR="00C10044">
        <w:t xml:space="preserve">trước đó </w:t>
      </w:r>
      <w:r>
        <w:t>và phần thêm ghi chú và todolist</w:t>
      </w:r>
      <w:r w:rsidR="00C10044">
        <w:t>. Khi nhấn và “Create Note” thì một ghi chú mới sẽ được tạo và người dùng có thể bắt đầu ghi chú ngay lập tức.</w:t>
      </w:r>
    </w:p>
    <w:p w14:paraId="5B219F8E" w14:textId="77777777" w:rsidR="00C34703" w:rsidRDefault="000028C3" w:rsidP="00C34703">
      <w:pPr>
        <w:keepNext/>
        <w:ind w:firstLine="284"/>
        <w:jc w:val="center"/>
      </w:pPr>
      <w:r w:rsidRPr="000028C3">
        <w:rPr>
          <w:noProof/>
        </w:rPr>
        <w:drawing>
          <wp:inline distT="0" distB="0" distL="0" distR="0" wp14:anchorId="0BA30719" wp14:editId="40702EF4">
            <wp:extent cx="5179448" cy="2778369"/>
            <wp:effectExtent l="133350" t="133350" r="154940" b="155575"/>
            <wp:docPr id="15" name="Picture 15" descr="D:\Đồ Án\DA Chuyên ngành 1\MYNOTE\MYNOTE\DESKTOP\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Đồ Án\DA Chuyên ngành 1\MYNOTE\MYNOTE\DESKTOP\Home.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472" t="882" r="579"/>
                    <a:stretch/>
                  </pic:blipFill>
                  <pic:spPr bwMode="auto">
                    <a:xfrm>
                      <a:off x="0" y="0"/>
                      <a:ext cx="5193949" cy="27861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8D08C4F" w14:textId="61623080" w:rsidR="00BA48BE" w:rsidRDefault="00C34703" w:rsidP="00C34482">
      <w:pPr>
        <w:pStyle w:val="Caption"/>
      </w:pPr>
      <w:bookmarkStart w:id="675" w:name="_Toc121066656"/>
      <w:r>
        <w:t xml:space="preserve">Hình 3. </w:t>
      </w:r>
      <w:r w:rsidR="002604C8">
        <w:fldChar w:fldCharType="begin"/>
      </w:r>
      <w:r w:rsidR="002604C8">
        <w:instrText xml:space="preserve"> SEQ Hình_3. \* ARABIC </w:instrText>
      </w:r>
      <w:r w:rsidR="002604C8">
        <w:fldChar w:fldCharType="separate"/>
      </w:r>
      <w:r w:rsidR="008E28E6">
        <w:rPr>
          <w:noProof/>
        </w:rPr>
        <w:t>7</w:t>
      </w:r>
      <w:r w:rsidR="002604C8">
        <w:rPr>
          <w:noProof/>
        </w:rPr>
        <w:fldChar w:fldCharType="end"/>
      </w:r>
      <w:r w:rsidR="00C34482">
        <w:t xml:space="preserve"> Trang chủ</w:t>
      </w:r>
      <w:r w:rsidR="00BB4030">
        <w:t xml:space="preserve"> trên desktop</w:t>
      </w:r>
      <w:bookmarkEnd w:id="675"/>
    </w:p>
    <w:p w14:paraId="7C665775" w14:textId="7E97D881" w:rsidR="00BA48BE" w:rsidRDefault="009D0074" w:rsidP="009D0074">
      <w:pPr>
        <w:pStyle w:val="Heading4"/>
        <w:numPr>
          <w:ilvl w:val="2"/>
          <w:numId w:val="122"/>
        </w:numPr>
      </w:pPr>
      <w:bookmarkStart w:id="676" w:name="_Toc141605903"/>
      <w:r>
        <w:t>Ghi chú</w:t>
      </w:r>
      <w:bookmarkEnd w:id="676"/>
    </w:p>
    <w:p w14:paraId="2259B77D" w14:textId="5F55EDE2" w:rsidR="00C10044" w:rsidRPr="00C10044" w:rsidRDefault="00B2423B" w:rsidP="00C10044">
      <w:r>
        <w:t>Ở phần “Note” hiển thị tất cả ghi chú của người dùng.</w:t>
      </w:r>
    </w:p>
    <w:p w14:paraId="4198F69C" w14:textId="77777777" w:rsidR="00C34482" w:rsidRDefault="009D0074" w:rsidP="00C34482">
      <w:pPr>
        <w:keepNext/>
        <w:ind w:firstLine="284"/>
        <w:jc w:val="center"/>
      </w:pPr>
      <w:r w:rsidRPr="009D0074">
        <w:rPr>
          <w:noProof/>
        </w:rPr>
        <w:drawing>
          <wp:inline distT="0" distB="0" distL="0" distR="0" wp14:anchorId="42D585EF" wp14:editId="49CF162C">
            <wp:extent cx="5232802" cy="2813538"/>
            <wp:effectExtent l="133350" t="133350" r="139700" b="158750"/>
            <wp:docPr id="21" name="Picture 21" descr="D:\Đồ Án\DA Chuyên ngành 1\MYNOTE\MYNOTE\DESKTOP\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Đồ Án\DA Chuyên ngành 1\MYNOTE\MYNOTE\DESKTOP\No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48779" cy="28221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A05F27C" w14:textId="78032675" w:rsidR="009D0074" w:rsidRDefault="00C34482" w:rsidP="00C34482">
      <w:pPr>
        <w:pStyle w:val="Caption"/>
      </w:pPr>
      <w:bookmarkStart w:id="677" w:name="_Toc121066657"/>
      <w:r>
        <w:t xml:space="preserve">Hình 3. </w:t>
      </w:r>
      <w:r w:rsidR="002604C8">
        <w:fldChar w:fldCharType="begin"/>
      </w:r>
      <w:r w:rsidR="002604C8">
        <w:instrText xml:space="preserve"> SEQ Hình_3. \* ARABIC </w:instrText>
      </w:r>
      <w:r w:rsidR="002604C8">
        <w:fldChar w:fldCharType="separate"/>
      </w:r>
      <w:r w:rsidR="008E28E6">
        <w:rPr>
          <w:noProof/>
        </w:rPr>
        <w:t>8</w:t>
      </w:r>
      <w:r w:rsidR="002604C8">
        <w:rPr>
          <w:noProof/>
        </w:rPr>
        <w:fldChar w:fldCharType="end"/>
      </w:r>
      <w:r>
        <w:t xml:space="preserve"> Ghi chú</w:t>
      </w:r>
      <w:r w:rsidR="00BB4030">
        <w:t xml:space="preserve"> trên desktop</w:t>
      </w:r>
      <w:bookmarkEnd w:id="677"/>
    </w:p>
    <w:p w14:paraId="28619574" w14:textId="0D68EFF8" w:rsidR="00D45636" w:rsidRDefault="00D45636" w:rsidP="004D02AB">
      <w:pPr>
        <w:ind w:firstLine="284"/>
      </w:pPr>
      <w:r>
        <w:lastRenderedPageBreak/>
        <w:t xml:space="preserve">Người dùng nhấn vào ghi chú </w:t>
      </w:r>
      <w:r w:rsidR="003419D7">
        <w:t>mà mình cần chỉnh sửa</w:t>
      </w:r>
      <w:r>
        <w:t xml:space="preserve"> và tiến hành sửa nội dung chi tiết của ghi chú</w:t>
      </w:r>
      <w:r w:rsidR="006D0F31">
        <w:t>.</w:t>
      </w:r>
    </w:p>
    <w:p w14:paraId="3CA1A2B9" w14:textId="77777777" w:rsidR="00C34482" w:rsidRDefault="009D0074" w:rsidP="00C34482">
      <w:pPr>
        <w:keepNext/>
        <w:ind w:firstLine="284"/>
        <w:jc w:val="center"/>
      </w:pPr>
      <w:r w:rsidRPr="009D0074">
        <w:rPr>
          <w:noProof/>
        </w:rPr>
        <w:drawing>
          <wp:inline distT="0" distB="0" distL="0" distR="0" wp14:anchorId="36855958" wp14:editId="764126F4">
            <wp:extent cx="4994031" cy="2673412"/>
            <wp:effectExtent l="133350" t="133350" r="149860" b="165100"/>
            <wp:docPr id="22" name="Picture 22" descr="D:\Đồ Án\DA Chuyên ngành 1\MYNOTE\MYNOTE\DESKTOP\Note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Đồ Án\DA Chuyên ngành 1\MYNOTE\MYNOTE\DESKTOP\NoteDetail.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08230" cy="268101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B63DFF" w14:textId="39DED8B7" w:rsidR="009D0074" w:rsidRDefault="00C34482" w:rsidP="00C34482">
      <w:pPr>
        <w:pStyle w:val="Caption"/>
      </w:pPr>
      <w:bookmarkStart w:id="678" w:name="_Toc121066658"/>
      <w:r>
        <w:t xml:space="preserve">Hình 3. </w:t>
      </w:r>
      <w:r w:rsidR="002604C8">
        <w:fldChar w:fldCharType="begin"/>
      </w:r>
      <w:r w:rsidR="002604C8">
        <w:instrText xml:space="preserve"> SEQ Hình_3. \* ARABIC </w:instrText>
      </w:r>
      <w:r w:rsidR="002604C8">
        <w:fldChar w:fldCharType="separate"/>
      </w:r>
      <w:r w:rsidR="008E28E6">
        <w:rPr>
          <w:noProof/>
        </w:rPr>
        <w:t>9</w:t>
      </w:r>
      <w:r w:rsidR="002604C8">
        <w:rPr>
          <w:noProof/>
        </w:rPr>
        <w:fldChar w:fldCharType="end"/>
      </w:r>
      <w:r>
        <w:t xml:space="preserve"> Chi tiết ghi chú</w:t>
      </w:r>
      <w:r w:rsidR="00BB4030">
        <w:t xml:space="preserve"> trên desktop</w:t>
      </w:r>
      <w:bookmarkEnd w:id="678"/>
    </w:p>
    <w:p w14:paraId="277BA233" w14:textId="5A7BB86E" w:rsidR="009D0074" w:rsidRDefault="009D0074" w:rsidP="009D0074">
      <w:pPr>
        <w:pStyle w:val="Heading4"/>
        <w:numPr>
          <w:ilvl w:val="2"/>
          <w:numId w:val="122"/>
        </w:numPr>
      </w:pPr>
      <w:bookmarkStart w:id="679" w:name="_Toc141605904"/>
      <w:r>
        <w:t>Tập ghi chú</w:t>
      </w:r>
      <w:bookmarkEnd w:id="679"/>
    </w:p>
    <w:p w14:paraId="1025E3AF" w14:textId="4C1AFCA4" w:rsidR="007E0924" w:rsidRPr="00B17F93" w:rsidRDefault="00B17F93" w:rsidP="00B17F93">
      <w:r>
        <w:t>Tập ghi chú gồm nhiều ghi chú mà người dùng thêm vào chung một chủ đề</w:t>
      </w:r>
      <w:r w:rsidR="007E0924">
        <w:t>. Tương tự như ghi chú người dùng vẫn có thể xem, xóa, thêm và sửa ghi chú.</w:t>
      </w:r>
    </w:p>
    <w:p w14:paraId="79DBF463" w14:textId="77777777" w:rsidR="00C34482" w:rsidRDefault="009D0074" w:rsidP="00C34482">
      <w:pPr>
        <w:keepNext/>
        <w:ind w:firstLine="284"/>
        <w:jc w:val="center"/>
      </w:pPr>
      <w:r w:rsidRPr="009D0074">
        <w:rPr>
          <w:noProof/>
        </w:rPr>
        <w:drawing>
          <wp:inline distT="0" distB="0" distL="0" distR="0" wp14:anchorId="5BEBB60D" wp14:editId="1CAC300A">
            <wp:extent cx="5227955" cy="2796184"/>
            <wp:effectExtent l="133350" t="133350" r="144145" b="156845"/>
            <wp:docPr id="23" name="Picture 23" descr="D:\Đồ Án\DA Chuyên ngành 1\MYNOTE\MYNOTE\DESKTOP\Note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Đồ Án\DA Chuyên ngành 1\MYNOTE\MYNOTE\DESKTOP\Notebook.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39251" cy="28022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D9D433" w14:textId="5A45F8A3" w:rsidR="009D0074" w:rsidRDefault="00C34482" w:rsidP="00C34482">
      <w:pPr>
        <w:pStyle w:val="Caption"/>
      </w:pPr>
      <w:bookmarkStart w:id="680" w:name="_Toc121066659"/>
      <w:r>
        <w:t xml:space="preserve">Hình 3. </w:t>
      </w:r>
      <w:r w:rsidR="002604C8">
        <w:fldChar w:fldCharType="begin"/>
      </w:r>
      <w:r w:rsidR="002604C8">
        <w:instrText xml:space="preserve"> SEQ Hình_3. \* ARABIC </w:instrText>
      </w:r>
      <w:r w:rsidR="002604C8">
        <w:fldChar w:fldCharType="separate"/>
      </w:r>
      <w:r w:rsidR="008E28E6">
        <w:rPr>
          <w:noProof/>
        </w:rPr>
        <w:t>10</w:t>
      </w:r>
      <w:r w:rsidR="002604C8">
        <w:rPr>
          <w:noProof/>
        </w:rPr>
        <w:fldChar w:fldCharType="end"/>
      </w:r>
      <w:r>
        <w:t xml:space="preserve"> Tập ghi chú</w:t>
      </w:r>
      <w:r w:rsidR="00BB4030">
        <w:t xml:space="preserve"> trên desktop</w:t>
      </w:r>
      <w:bookmarkEnd w:id="680"/>
    </w:p>
    <w:p w14:paraId="01269A74" w14:textId="77777777" w:rsidR="00580CA6" w:rsidRDefault="00580CA6">
      <w:pPr>
        <w:spacing w:line="240" w:lineRule="auto"/>
        <w:ind w:firstLine="0"/>
        <w:jc w:val="left"/>
        <w:rPr>
          <w:b/>
        </w:rPr>
      </w:pPr>
      <w:r>
        <w:br w:type="page"/>
      </w:r>
    </w:p>
    <w:p w14:paraId="13F2549F" w14:textId="6276C313" w:rsidR="00F15F2B" w:rsidRDefault="00F15F2B" w:rsidP="00F15F2B">
      <w:pPr>
        <w:pStyle w:val="Heading4"/>
        <w:numPr>
          <w:ilvl w:val="2"/>
          <w:numId w:val="122"/>
        </w:numPr>
      </w:pPr>
      <w:bookmarkStart w:id="681" w:name="_Toc141605905"/>
      <w:r>
        <w:lastRenderedPageBreak/>
        <w:t>Ghi chú yêu thích</w:t>
      </w:r>
      <w:bookmarkEnd w:id="681"/>
    </w:p>
    <w:p w14:paraId="6F847F54" w14:textId="6281476D" w:rsidR="00580CA6" w:rsidRPr="00580CA6" w:rsidRDefault="00580CA6" w:rsidP="00580CA6">
      <w:r>
        <w:t xml:space="preserve">Ghi chú yêu thích </w:t>
      </w:r>
      <w:r w:rsidR="00F74618">
        <w:t>gồm các ghi chú</w:t>
      </w:r>
      <w:r w:rsidR="00DC5217">
        <w:t xml:space="preserve"> được người dùng đánh dấu để dễ dàng tìm kiếm hơn trong việc sử dụng ghi chú.</w:t>
      </w:r>
    </w:p>
    <w:p w14:paraId="3A1AF5D7" w14:textId="77777777" w:rsidR="00C34482" w:rsidRDefault="00F15F2B" w:rsidP="00C34482">
      <w:pPr>
        <w:keepNext/>
        <w:ind w:firstLine="284"/>
        <w:jc w:val="center"/>
      </w:pPr>
      <w:r w:rsidRPr="00F15F2B">
        <w:rPr>
          <w:noProof/>
        </w:rPr>
        <w:drawing>
          <wp:inline distT="0" distB="0" distL="0" distR="0" wp14:anchorId="228CE735" wp14:editId="55BE46B2">
            <wp:extent cx="5228492" cy="2786167"/>
            <wp:effectExtent l="133350" t="133350" r="144145" b="167005"/>
            <wp:docPr id="24" name="Picture 24" descr="D:\Đồ Án\DA Chuyên ngành 1\MYNOTE\MYNOTE\DESKTOP\Favorite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Đồ Án\DA Chuyên ngành 1\MYNOTE\MYNOTE\DESKTOP\FavoriteNote.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38680" cy="279159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A17E34F" w14:textId="67519B34" w:rsidR="00F15F2B" w:rsidRDefault="00C34482" w:rsidP="00C34482">
      <w:pPr>
        <w:pStyle w:val="Caption"/>
      </w:pPr>
      <w:bookmarkStart w:id="682" w:name="_Toc121066660"/>
      <w:r>
        <w:t xml:space="preserve">Hình 3. </w:t>
      </w:r>
      <w:r w:rsidR="002604C8">
        <w:fldChar w:fldCharType="begin"/>
      </w:r>
      <w:r w:rsidR="002604C8">
        <w:instrText xml:space="preserve"> SEQ Hình_3. \* ARABIC </w:instrText>
      </w:r>
      <w:r w:rsidR="002604C8">
        <w:fldChar w:fldCharType="separate"/>
      </w:r>
      <w:r w:rsidR="008E28E6">
        <w:rPr>
          <w:noProof/>
        </w:rPr>
        <w:t>11</w:t>
      </w:r>
      <w:r w:rsidR="002604C8">
        <w:rPr>
          <w:noProof/>
        </w:rPr>
        <w:fldChar w:fldCharType="end"/>
      </w:r>
      <w:r>
        <w:t xml:space="preserve"> Ghi chú yêu thích</w:t>
      </w:r>
      <w:r w:rsidR="00BB4030">
        <w:t xml:space="preserve"> trên desktop</w:t>
      </w:r>
      <w:bookmarkEnd w:id="682"/>
    </w:p>
    <w:p w14:paraId="7E44B83A" w14:textId="27F8593F" w:rsidR="00F15F2B" w:rsidRDefault="00CE618A" w:rsidP="00F15F2B">
      <w:pPr>
        <w:pStyle w:val="Heading4"/>
        <w:numPr>
          <w:ilvl w:val="2"/>
          <w:numId w:val="122"/>
        </w:numPr>
      </w:pPr>
      <w:bookmarkStart w:id="683" w:name="_Toc141605906"/>
      <w:r>
        <w:t>Lập lịch</w:t>
      </w:r>
      <w:bookmarkEnd w:id="683"/>
    </w:p>
    <w:p w14:paraId="7D849B14" w14:textId="0E6C2524" w:rsidR="00BE2E6E" w:rsidRPr="00BE2E6E" w:rsidRDefault="00BE2E6E" w:rsidP="00BE2E6E">
      <w:r>
        <w:t>Tạo thời gian biểu nhắc nhở hàng ngày cho người dùng thuận tiện hơn trong việc sử dụng th</w:t>
      </w:r>
      <w:r w:rsidR="0026274D">
        <w:t>ời gian hằng ngày.</w:t>
      </w:r>
    </w:p>
    <w:p w14:paraId="2997E739" w14:textId="77777777" w:rsidR="00C34482" w:rsidRDefault="00020405" w:rsidP="00C34482">
      <w:pPr>
        <w:keepNext/>
        <w:ind w:firstLine="284"/>
        <w:jc w:val="center"/>
      </w:pPr>
      <w:r w:rsidRPr="00020405">
        <w:rPr>
          <w:noProof/>
        </w:rPr>
        <w:drawing>
          <wp:inline distT="0" distB="0" distL="0" distR="0" wp14:anchorId="4E4AE632" wp14:editId="726891DC">
            <wp:extent cx="5229773" cy="2719754"/>
            <wp:effectExtent l="133350" t="133350" r="142875" b="156845"/>
            <wp:docPr id="26" name="Picture 26" descr="D:\Đồ Án\DA Chuyên ngành 1\MYNOTE\MYNOTE\DESKTOP\Sche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Đồ Án\DA Chuyên ngành 1\MYNOTE\MYNOTE\DESKTOP\Schedule.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43750" cy="27270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4717F33" w14:textId="341C3ED8" w:rsidR="00020405" w:rsidRDefault="00C34482" w:rsidP="00C34482">
      <w:pPr>
        <w:pStyle w:val="Caption"/>
      </w:pPr>
      <w:bookmarkStart w:id="684" w:name="_Toc121066661"/>
      <w:r>
        <w:t xml:space="preserve">Hình 3. </w:t>
      </w:r>
      <w:r w:rsidR="002604C8">
        <w:fldChar w:fldCharType="begin"/>
      </w:r>
      <w:r w:rsidR="002604C8">
        <w:instrText xml:space="preserve"> SEQ Hình_3. \* ARABIC </w:instrText>
      </w:r>
      <w:r w:rsidR="002604C8">
        <w:fldChar w:fldCharType="separate"/>
      </w:r>
      <w:r w:rsidR="008E28E6">
        <w:rPr>
          <w:noProof/>
        </w:rPr>
        <w:t>12</w:t>
      </w:r>
      <w:r w:rsidR="002604C8">
        <w:rPr>
          <w:noProof/>
        </w:rPr>
        <w:fldChar w:fldCharType="end"/>
      </w:r>
      <w:r>
        <w:t xml:space="preserve"> Lập lịch</w:t>
      </w:r>
      <w:r w:rsidR="00BB4030">
        <w:t xml:space="preserve"> trên desktop</w:t>
      </w:r>
      <w:bookmarkEnd w:id="684"/>
    </w:p>
    <w:p w14:paraId="25C84487" w14:textId="3EA2339F" w:rsidR="00020405" w:rsidRDefault="00020405" w:rsidP="00020405">
      <w:pPr>
        <w:pStyle w:val="Heading3"/>
        <w:numPr>
          <w:ilvl w:val="1"/>
          <w:numId w:val="122"/>
        </w:numPr>
      </w:pPr>
      <w:bookmarkStart w:id="685" w:name="_Toc141605907"/>
      <w:r>
        <w:lastRenderedPageBreak/>
        <w:t>Xây dựng chương trình trên Android và IOS</w:t>
      </w:r>
      <w:bookmarkEnd w:id="685"/>
    </w:p>
    <w:p w14:paraId="57D1244F" w14:textId="5A589185" w:rsidR="00020405" w:rsidRDefault="003104DE" w:rsidP="003104DE">
      <w:pPr>
        <w:pStyle w:val="Heading4"/>
        <w:numPr>
          <w:ilvl w:val="2"/>
          <w:numId w:val="122"/>
        </w:numPr>
      </w:pPr>
      <w:bookmarkStart w:id="686" w:name="_Toc141605908"/>
      <w:r>
        <w:t>User</w:t>
      </w:r>
      <w:bookmarkEnd w:id="686"/>
    </w:p>
    <w:p w14:paraId="12D37921" w14:textId="4868B8E6" w:rsidR="0026274D" w:rsidRPr="0026274D" w:rsidRDefault="00C758F2" w:rsidP="0026274D">
      <w:r>
        <w:t>Phần mềm giới thiệu</w:t>
      </w:r>
      <w:r w:rsidR="00793AC3">
        <w:t xml:space="preserve"> cho người dùng lần đầu sử dụng. Tương tự như trên Desktop người dùng tiến hành đăng nhập hoặc đăng ký (nếu chư có tài khoản). Tài khoản </w:t>
      </w:r>
      <w:r w:rsidR="00165035">
        <w:t xml:space="preserve">của người dùng </w:t>
      </w:r>
      <w:r w:rsidR="00793AC3">
        <w:t>sẽ được đồng bộ trên mọi nền tảng</w:t>
      </w:r>
      <w:r w:rsidR="00165035">
        <w:t>.</w:t>
      </w:r>
    </w:p>
    <w:p w14:paraId="0447E183" w14:textId="77777777" w:rsidR="00BB4030" w:rsidRDefault="003104DE" w:rsidP="00BB4030">
      <w:pPr>
        <w:keepNext/>
        <w:jc w:val="center"/>
      </w:pPr>
      <w:r w:rsidRPr="003104DE">
        <w:rPr>
          <w:noProof/>
        </w:rPr>
        <w:drawing>
          <wp:inline distT="0" distB="0" distL="0" distR="0" wp14:anchorId="6EEE510D" wp14:editId="6B86F157">
            <wp:extent cx="3220865" cy="6465277"/>
            <wp:effectExtent l="114300" t="114300" r="113030" b="145415"/>
            <wp:docPr id="27" name="Picture 27" descr="D:\Đồ Án\DA Chuyên ngành 1\MYNOTE\MYNOTE\ANDROID_IOS\in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Đồ Án\DA Chuyên ngành 1\MYNOTE\MYNOTE\ANDROID_IOS\intro.jpg"/>
                    <pic:cNvPicPr>
                      <a:picLocks noChangeAspect="1" noChangeArrowheads="1"/>
                    </pic:cNvPicPr>
                  </pic:nvPicPr>
                  <pic:blipFill rotWithShape="1">
                    <a:blip r:embed="rId35">
                      <a:extLst>
                        <a:ext uri="{28A0092B-C50C-407E-A947-70E740481C1C}">
                          <a14:useLocalDpi xmlns:a14="http://schemas.microsoft.com/office/drawing/2010/main" val="0"/>
                        </a:ext>
                      </a:extLst>
                    </a:blip>
                    <a:srcRect t="4231" b="5440"/>
                    <a:stretch/>
                  </pic:blipFill>
                  <pic:spPr bwMode="auto">
                    <a:xfrm>
                      <a:off x="0" y="0"/>
                      <a:ext cx="3229275" cy="64821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19BD8A3" w14:textId="71FDB337" w:rsidR="003104DE" w:rsidRDefault="00BB4030" w:rsidP="00BB4030">
      <w:pPr>
        <w:pStyle w:val="Caption"/>
      </w:pPr>
      <w:bookmarkStart w:id="687" w:name="_Toc121066662"/>
      <w:r>
        <w:t xml:space="preserve">Hình 3. </w:t>
      </w:r>
      <w:r w:rsidR="002604C8">
        <w:fldChar w:fldCharType="begin"/>
      </w:r>
      <w:r w:rsidR="002604C8">
        <w:instrText xml:space="preserve"> SEQ Hình_3. \* ARABIC </w:instrText>
      </w:r>
      <w:r w:rsidR="002604C8">
        <w:fldChar w:fldCharType="separate"/>
      </w:r>
      <w:r w:rsidR="008E28E6">
        <w:rPr>
          <w:noProof/>
        </w:rPr>
        <w:t>13</w:t>
      </w:r>
      <w:r w:rsidR="002604C8">
        <w:rPr>
          <w:noProof/>
        </w:rPr>
        <w:fldChar w:fldCharType="end"/>
      </w:r>
      <w:r>
        <w:t xml:space="preserve"> Intro trên Android và IOS</w:t>
      </w:r>
      <w:bookmarkEnd w:id="687"/>
    </w:p>
    <w:p w14:paraId="47373566" w14:textId="3CDB3767" w:rsidR="003104DE" w:rsidRDefault="00BB4030" w:rsidP="00BB4030">
      <w:pPr>
        <w:pStyle w:val="ListParagraph"/>
        <w:numPr>
          <w:ilvl w:val="0"/>
          <w:numId w:val="152"/>
        </w:numPr>
      </w:pPr>
      <w:r>
        <w:lastRenderedPageBreak/>
        <w:t>Đăng ký.</w:t>
      </w:r>
    </w:p>
    <w:p w14:paraId="0BC33000" w14:textId="77777777" w:rsidR="00BB4030" w:rsidRDefault="003104DE" w:rsidP="00BB4030">
      <w:pPr>
        <w:keepNext/>
        <w:jc w:val="center"/>
      </w:pPr>
      <w:r w:rsidRPr="003104DE">
        <w:rPr>
          <w:noProof/>
        </w:rPr>
        <w:drawing>
          <wp:inline distT="0" distB="0" distL="0" distR="0" wp14:anchorId="2BB63267" wp14:editId="53B85BFC">
            <wp:extent cx="3581400" cy="7179997"/>
            <wp:effectExtent l="133350" t="114300" r="133350" b="173355"/>
            <wp:docPr id="28" name="Picture 28" descr="D:\Đồ Án\DA Chuyên ngành 1\MYNOTE\MYNOTE\ANDROID_IOS\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Đồ Án\DA Chuyên ngành 1\MYNOTE\MYNOTE\ANDROID_IOS\Register.jpg"/>
                    <pic:cNvPicPr>
                      <a:picLocks noChangeAspect="1" noChangeArrowheads="1"/>
                    </pic:cNvPicPr>
                  </pic:nvPicPr>
                  <pic:blipFill rotWithShape="1">
                    <a:blip r:embed="rId36">
                      <a:extLst>
                        <a:ext uri="{28A0092B-C50C-407E-A947-70E740481C1C}">
                          <a14:useLocalDpi xmlns:a14="http://schemas.microsoft.com/office/drawing/2010/main" val="0"/>
                        </a:ext>
                      </a:extLst>
                    </a:blip>
                    <a:srcRect t="4204" b="5580"/>
                    <a:stretch/>
                  </pic:blipFill>
                  <pic:spPr bwMode="auto">
                    <a:xfrm>
                      <a:off x="0" y="0"/>
                      <a:ext cx="3588812" cy="71948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D9CE05C" w14:textId="5B3E8068" w:rsidR="003104DE" w:rsidRDefault="00BB4030" w:rsidP="008E28E6">
      <w:pPr>
        <w:pStyle w:val="Caption"/>
      </w:pPr>
      <w:bookmarkStart w:id="688" w:name="_Toc121066663"/>
      <w:r>
        <w:t xml:space="preserve">Hình 3. </w:t>
      </w:r>
      <w:r w:rsidR="002604C8">
        <w:fldChar w:fldCharType="begin"/>
      </w:r>
      <w:r w:rsidR="002604C8">
        <w:instrText xml:space="preserve"> SEQ Hình_3. \* ARABIC </w:instrText>
      </w:r>
      <w:r w:rsidR="002604C8">
        <w:fldChar w:fldCharType="separate"/>
      </w:r>
      <w:r w:rsidR="008E28E6">
        <w:rPr>
          <w:noProof/>
        </w:rPr>
        <w:t>14</w:t>
      </w:r>
      <w:r w:rsidR="002604C8">
        <w:rPr>
          <w:noProof/>
        </w:rPr>
        <w:fldChar w:fldCharType="end"/>
      </w:r>
      <w:r>
        <w:t xml:space="preserve"> Đăng ký trên Android và IOS</w:t>
      </w:r>
      <w:bookmarkEnd w:id="688"/>
    </w:p>
    <w:p w14:paraId="507CF16D" w14:textId="6446CCEB" w:rsidR="008E28E6" w:rsidRDefault="008E28E6">
      <w:pPr>
        <w:spacing w:line="240" w:lineRule="auto"/>
        <w:ind w:firstLine="0"/>
        <w:jc w:val="left"/>
      </w:pPr>
      <w:r>
        <w:br w:type="page"/>
      </w:r>
    </w:p>
    <w:p w14:paraId="0B3049E9" w14:textId="6EFFA483" w:rsidR="008E28E6" w:rsidRDefault="008E28E6" w:rsidP="008E28E6">
      <w:pPr>
        <w:pStyle w:val="ListParagraph"/>
        <w:numPr>
          <w:ilvl w:val="0"/>
          <w:numId w:val="152"/>
        </w:numPr>
      </w:pPr>
      <w:r>
        <w:lastRenderedPageBreak/>
        <w:t>Đăng nhập.</w:t>
      </w:r>
    </w:p>
    <w:p w14:paraId="5DDCEE1B" w14:textId="77777777" w:rsidR="008E28E6" w:rsidRDefault="003104DE" w:rsidP="008E28E6">
      <w:pPr>
        <w:keepNext/>
        <w:jc w:val="center"/>
      </w:pPr>
      <w:r w:rsidRPr="003104DE">
        <w:rPr>
          <w:noProof/>
        </w:rPr>
        <w:drawing>
          <wp:inline distT="0" distB="0" distL="0" distR="0" wp14:anchorId="3334D69C" wp14:editId="06DEE01E">
            <wp:extent cx="3649312" cy="7338646"/>
            <wp:effectExtent l="133350" t="114300" r="123190" b="167640"/>
            <wp:docPr id="29" name="Picture 29" descr="D:\Đồ Án\DA Chuyên ngành 1\MYNOTE\MYNOTE\ANDROID_IOS\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Đồ Án\DA Chuyên ngành 1\MYNOTE\MYNOTE\ANDROID_IOS\Login.jpg"/>
                    <pic:cNvPicPr>
                      <a:picLocks noChangeAspect="1" noChangeArrowheads="1"/>
                    </pic:cNvPicPr>
                  </pic:nvPicPr>
                  <pic:blipFill rotWithShape="1">
                    <a:blip r:embed="rId37">
                      <a:extLst>
                        <a:ext uri="{28A0092B-C50C-407E-A947-70E740481C1C}">
                          <a14:useLocalDpi xmlns:a14="http://schemas.microsoft.com/office/drawing/2010/main" val="0"/>
                        </a:ext>
                      </a:extLst>
                    </a:blip>
                    <a:srcRect t="4150" b="5356"/>
                    <a:stretch/>
                  </pic:blipFill>
                  <pic:spPr bwMode="auto">
                    <a:xfrm>
                      <a:off x="0" y="0"/>
                      <a:ext cx="3657690" cy="73554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D15F6AF" w14:textId="01A30F13" w:rsidR="008E28E6" w:rsidRDefault="008E28E6" w:rsidP="008E28E6">
      <w:pPr>
        <w:pStyle w:val="Caption"/>
      </w:pPr>
      <w:bookmarkStart w:id="689" w:name="_Toc121066664"/>
      <w:r>
        <w:t xml:space="preserve">Hình 3. </w:t>
      </w:r>
      <w:r w:rsidR="002604C8">
        <w:fldChar w:fldCharType="begin"/>
      </w:r>
      <w:r w:rsidR="002604C8">
        <w:instrText xml:space="preserve"> SEQ Hình_3. \* ARABIC </w:instrText>
      </w:r>
      <w:r w:rsidR="002604C8">
        <w:fldChar w:fldCharType="separate"/>
      </w:r>
      <w:r>
        <w:rPr>
          <w:noProof/>
        </w:rPr>
        <w:t>15</w:t>
      </w:r>
      <w:r w:rsidR="002604C8">
        <w:rPr>
          <w:noProof/>
        </w:rPr>
        <w:fldChar w:fldCharType="end"/>
      </w:r>
      <w:r>
        <w:t xml:space="preserve"> Đăng nhập trên Android và IOS</w:t>
      </w:r>
      <w:bookmarkEnd w:id="689"/>
    </w:p>
    <w:p w14:paraId="58C8D935" w14:textId="54B8B574" w:rsidR="003104DE" w:rsidRDefault="003104DE" w:rsidP="008E28E6">
      <w:pPr>
        <w:pStyle w:val="Caption"/>
      </w:pPr>
    </w:p>
    <w:p w14:paraId="4D56230D" w14:textId="45FCFB36" w:rsidR="003104DE" w:rsidRDefault="008E28E6" w:rsidP="008E28E6">
      <w:pPr>
        <w:pStyle w:val="ListParagraph"/>
        <w:numPr>
          <w:ilvl w:val="0"/>
          <w:numId w:val="152"/>
        </w:numPr>
      </w:pPr>
      <w:r>
        <w:lastRenderedPageBreak/>
        <w:t>Thông tin cá nhân</w:t>
      </w:r>
    </w:p>
    <w:p w14:paraId="2869D7BB" w14:textId="77777777" w:rsidR="008E28E6" w:rsidRDefault="003104DE" w:rsidP="008E28E6">
      <w:pPr>
        <w:keepNext/>
        <w:jc w:val="center"/>
      </w:pPr>
      <w:r w:rsidRPr="003104DE">
        <w:rPr>
          <w:noProof/>
        </w:rPr>
        <w:drawing>
          <wp:inline distT="0" distB="0" distL="0" distR="0" wp14:anchorId="4EA254FA" wp14:editId="59142333">
            <wp:extent cx="3492500" cy="7016262"/>
            <wp:effectExtent l="114300" t="114300" r="107950" b="146685"/>
            <wp:docPr id="30" name="Picture 30" descr="D:\Đồ Án\DA Chuyên ngành 1\MYNOTE\MYNOTE\ANDROID_IOS\Set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Đồ Án\DA Chuyên ngành 1\MYNOTE\MYNOTE\ANDROID_IOS\Setting.jpg"/>
                    <pic:cNvPicPr>
                      <a:picLocks noChangeAspect="1" noChangeArrowheads="1"/>
                    </pic:cNvPicPr>
                  </pic:nvPicPr>
                  <pic:blipFill rotWithShape="1">
                    <a:blip r:embed="rId38">
                      <a:extLst>
                        <a:ext uri="{28A0092B-C50C-407E-A947-70E740481C1C}">
                          <a14:useLocalDpi xmlns:a14="http://schemas.microsoft.com/office/drawing/2010/main" val="0"/>
                        </a:ext>
                      </a:extLst>
                    </a:blip>
                    <a:srcRect t="4229" b="5369"/>
                    <a:stretch/>
                  </pic:blipFill>
                  <pic:spPr bwMode="auto">
                    <a:xfrm>
                      <a:off x="0" y="0"/>
                      <a:ext cx="3500926" cy="703318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E0908AE" w14:textId="248E5E14" w:rsidR="003104DE" w:rsidRDefault="008E28E6" w:rsidP="008E28E6">
      <w:pPr>
        <w:pStyle w:val="Caption"/>
      </w:pPr>
      <w:bookmarkStart w:id="690" w:name="_Toc121066665"/>
      <w:r>
        <w:t xml:space="preserve">Hình 3. </w:t>
      </w:r>
      <w:r w:rsidR="002604C8">
        <w:fldChar w:fldCharType="begin"/>
      </w:r>
      <w:r w:rsidR="002604C8">
        <w:instrText xml:space="preserve"> SEQ Hình_3. \* ARABIC </w:instrText>
      </w:r>
      <w:r w:rsidR="002604C8">
        <w:fldChar w:fldCharType="separate"/>
      </w:r>
      <w:r>
        <w:rPr>
          <w:noProof/>
        </w:rPr>
        <w:t>16</w:t>
      </w:r>
      <w:r w:rsidR="002604C8">
        <w:rPr>
          <w:noProof/>
        </w:rPr>
        <w:fldChar w:fldCharType="end"/>
      </w:r>
      <w:r>
        <w:t xml:space="preserve"> Thông tin cá nhân trên Android và IOS</w:t>
      </w:r>
      <w:bookmarkEnd w:id="690"/>
    </w:p>
    <w:p w14:paraId="5C120540" w14:textId="27EB5B57" w:rsidR="003104DE" w:rsidRDefault="003104DE" w:rsidP="003104DE">
      <w:pPr>
        <w:pStyle w:val="Heading4"/>
        <w:numPr>
          <w:ilvl w:val="2"/>
          <w:numId w:val="122"/>
        </w:numPr>
      </w:pPr>
      <w:bookmarkStart w:id="691" w:name="_Toc141605909"/>
      <w:r>
        <w:lastRenderedPageBreak/>
        <w:t>Trang chủ</w:t>
      </w:r>
      <w:bookmarkEnd w:id="691"/>
    </w:p>
    <w:p w14:paraId="5AC34603" w14:textId="77777777" w:rsidR="008E28E6" w:rsidRDefault="003104DE" w:rsidP="008E28E6">
      <w:pPr>
        <w:keepNext/>
        <w:jc w:val="center"/>
      </w:pPr>
      <w:r w:rsidRPr="003104DE">
        <w:rPr>
          <w:noProof/>
        </w:rPr>
        <w:drawing>
          <wp:inline distT="0" distB="0" distL="0" distR="0" wp14:anchorId="4F7D6149" wp14:editId="565D99CF">
            <wp:extent cx="3660293" cy="7397261"/>
            <wp:effectExtent l="133350" t="114300" r="130810" b="165735"/>
            <wp:docPr id="31" name="Picture 31" descr="D:\Đồ Án\DA Chuyên ngành 1\MYNOTE\MYNOTE\ANDROID_IOS\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Đồ Án\DA Chuyên ngành 1\MYNOTE\MYNOTE\ANDROID_IOS\Home.jpg"/>
                    <pic:cNvPicPr>
                      <a:picLocks noChangeAspect="1" noChangeArrowheads="1"/>
                    </pic:cNvPicPr>
                  </pic:nvPicPr>
                  <pic:blipFill rotWithShape="1">
                    <a:blip r:embed="rId39">
                      <a:extLst>
                        <a:ext uri="{28A0092B-C50C-407E-A947-70E740481C1C}">
                          <a14:useLocalDpi xmlns:a14="http://schemas.microsoft.com/office/drawing/2010/main" val="0"/>
                        </a:ext>
                      </a:extLst>
                    </a:blip>
                    <a:srcRect t="4267" b="4790"/>
                    <a:stretch/>
                  </pic:blipFill>
                  <pic:spPr bwMode="auto">
                    <a:xfrm>
                      <a:off x="0" y="0"/>
                      <a:ext cx="3670630" cy="74181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E842FB3" w14:textId="0249EB64" w:rsidR="003104DE" w:rsidRDefault="008E28E6" w:rsidP="008E28E6">
      <w:pPr>
        <w:pStyle w:val="Caption"/>
      </w:pPr>
      <w:bookmarkStart w:id="692" w:name="_Toc121066666"/>
      <w:r>
        <w:t xml:space="preserve">Hình 3. </w:t>
      </w:r>
      <w:r w:rsidR="002604C8">
        <w:fldChar w:fldCharType="begin"/>
      </w:r>
      <w:r w:rsidR="002604C8">
        <w:instrText xml:space="preserve"> SEQ Hình_3. \* ARABIC </w:instrText>
      </w:r>
      <w:r w:rsidR="002604C8">
        <w:fldChar w:fldCharType="separate"/>
      </w:r>
      <w:r>
        <w:rPr>
          <w:noProof/>
        </w:rPr>
        <w:t>17</w:t>
      </w:r>
      <w:r w:rsidR="002604C8">
        <w:rPr>
          <w:noProof/>
        </w:rPr>
        <w:fldChar w:fldCharType="end"/>
      </w:r>
      <w:r>
        <w:t xml:space="preserve"> Trang chủ trên Android và IOS</w:t>
      </w:r>
      <w:bookmarkEnd w:id="692"/>
    </w:p>
    <w:p w14:paraId="775AA388" w14:textId="47189F82" w:rsidR="003104DE" w:rsidRDefault="00A0486E" w:rsidP="00A0486E">
      <w:pPr>
        <w:pStyle w:val="Heading4"/>
        <w:numPr>
          <w:ilvl w:val="2"/>
          <w:numId w:val="122"/>
        </w:numPr>
      </w:pPr>
      <w:bookmarkStart w:id="693" w:name="_Toc141605910"/>
      <w:r>
        <w:lastRenderedPageBreak/>
        <w:t>Ghi chú</w:t>
      </w:r>
      <w:bookmarkEnd w:id="693"/>
    </w:p>
    <w:p w14:paraId="0F94B4B7" w14:textId="77777777" w:rsidR="008E28E6" w:rsidRDefault="00A0486E" w:rsidP="008E28E6">
      <w:pPr>
        <w:keepNext/>
        <w:jc w:val="center"/>
      </w:pPr>
      <w:r w:rsidRPr="00A0486E">
        <w:rPr>
          <w:noProof/>
        </w:rPr>
        <w:drawing>
          <wp:inline distT="0" distB="0" distL="0" distR="0" wp14:anchorId="16249934" wp14:editId="2117E982">
            <wp:extent cx="3483104" cy="7010400"/>
            <wp:effectExtent l="114300" t="114300" r="117475" b="152400"/>
            <wp:docPr id="32" name="Picture 32" descr="D:\Đồ Án\DA Chuyên ngành 1\MYNOTE\MYNOTE\ANDROID_IOS\n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Đồ Án\DA Chuyên ngành 1\MYNOTE\MYNOTE\ANDROID_IOS\note.jpg"/>
                    <pic:cNvPicPr>
                      <a:picLocks noChangeAspect="1" noChangeArrowheads="1"/>
                    </pic:cNvPicPr>
                  </pic:nvPicPr>
                  <pic:blipFill rotWithShape="1">
                    <a:blip r:embed="rId40">
                      <a:extLst>
                        <a:ext uri="{28A0092B-C50C-407E-A947-70E740481C1C}">
                          <a14:useLocalDpi xmlns:a14="http://schemas.microsoft.com/office/drawing/2010/main" val="0"/>
                        </a:ext>
                      </a:extLst>
                    </a:blip>
                    <a:srcRect t="4454" b="4974"/>
                    <a:stretch/>
                  </pic:blipFill>
                  <pic:spPr bwMode="auto">
                    <a:xfrm>
                      <a:off x="0" y="0"/>
                      <a:ext cx="3490560" cy="70254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63E4AD3" w14:textId="0CBDEEAE" w:rsidR="00A0486E" w:rsidRDefault="008E28E6" w:rsidP="008E28E6">
      <w:pPr>
        <w:pStyle w:val="Caption"/>
      </w:pPr>
      <w:bookmarkStart w:id="694" w:name="_Toc121066667"/>
      <w:r>
        <w:t xml:space="preserve">Hình 3. </w:t>
      </w:r>
      <w:r w:rsidR="002604C8">
        <w:fldChar w:fldCharType="begin"/>
      </w:r>
      <w:r w:rsidR="002604C8">
        <w:instrText xml:space="preserve"> SEQ Hình_3. \* ARABIC </w:instrText>
      </w:r>
      <w:r w:rsidR="002604C8">
        <w:fldChar w:fldCharType="separate"/>
      </w:r>
      <w:r>
        <w:rPr>
          <w:noProof/>
        </w:rPr>
        <w:t>18</w:t>
      </w:r>
      <w:r w:rsidR="002604C8">
        <w:rPr>
          <w:noProof/>
        </w:rPr>
        <w:fldChar w:fldCharType="end"/>
      </w:r>
      <w:r>
        <w:t xml:space="preserve"> Ghi chú trên Android và IOS</w:t>
      </w:r>
      <w:bookmarkEnd w:id="694"/>
    </w:p>
    <w:p w14:paraId="5ED204A0" w14:textId="77777777" w:rsidR="008E28E6" w:rsidRDefault="00A0486E" w:rsidP="008E28E6">
      <w:pPr>
        <w:keepNext/>
        <w:jc w:val="center"/>
      </w:pPr>
      <w:r w:rsidRPr="00A0486E">
        <w:rPr>
          <w:noProof/>
        </w:rPr>
        <w:lastRenderedPageBreak/>
        <w:drawing>
          <wp:inline distT="0" distB="0" distL="0" distR="0" wp14:anchorId="7595A46D" wp14:editId="5A3710F2">
            <wp:extent cx="3441435" cy="6904892"/>
            <wp:effectExtent l="114300" t="114300" r="102235" b="144145"/>
            <wp:docPr id="33" name="Picture 33" descr="D:\Đồ Án\DA Chuyên ngành 1\MYNOTE\MYNOTE\ANDROID_IOS\Note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Đồ Án\DA Chuyên ngành 1\MYNOTE\MYNOTE\ANDROID_IOS\Notedetail.jpg"/>
                    <pic:cNvPicPr>
                      <a:picLocks noChangeAspect="1" noChangeArrowheads="1"/>
                    </pic:cNvPicPr>
                  </pic:nvPicPr>
                  <pic:blipFill rotWithShape="1">
                    <a:blip r:embed="rId41">
                      <a:extLst>
                        <a:ext uri="{28A0092B-C50C-407E-A947-70E740481C1C}">
                          <a14:useLocalDpi xmlns:a14="http://schemas.microsoft.com/office/drawing/2010/main" val="0"/>
                        </a:ext>
                      </a:extLst>
                    </a:blip>
                    <a:srcRect t="4281" b="5431"/>
                    <a:stretch/>
                  </pic:blipFill>
                  <pic:spPr bwMode="auto">
                    <a:xfrm>
                      <a:off x="0" y="0"/>
                      <a:ext cx="3447684" cy="69174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AEB6266" w14:textId="0698CF81" w:rsidR="008E28E6" w:rsidRDefault="008E28E6" w:rsidP="008E28E6">
      <w:pPr>
        <w:pStyle w:val="Caption"/>
      </w:pPr>
      <w:bookmarkStart w:id="695" w:name="_Toc121066668"/>
      <w:r>
        <w:t xml:space="preserve">Hình 3. </w:t>
      </w:r>
      <w:r w:rsidR="002604C8">
        <w:fldChar w:fldCharType="begin"/>
      </w:r>
      <w:r w:rsidR="002604C8">
        <w:instrText xml:space="preserve"> SEQ Hình_3. \* ARABIC </w:instrText>
      </w:r>
      <w:r w:rsidR="002604C8">
        <w:fldChar w:fldCharType="separate"/>
      </w:r>
      <w:r>
        <w:rPr>
          <w:noProof/>
        </w:rPr>
        <w:t>19</w:t>
      </w:r>
      <w:r w:rsidR="002604C8">
        <w:rPr>
          <w:noProof/>
        </w:rPr>
        <w:fldChar w:fldCharType="end"/>
      </w:r>
      <w:r>
        <w:t xml:space="preserve"> Chi tiết ghi chú trên Android và IOS</w:t>
      </w:r>
      <w:bookmarkEnd w:id="695"/>
    </w:p>
    <w:p w14:paraId="5FD32008" w14:textId="49BFB764" w:rsidR="00A0486E" w:rsidRDefault="00A0486E" w:rsidP="008E28E6">
      <w:pPr>
        <w:pStyle w:val="Caption"/>
      </w:pPr>
    </w:p>
    <w:p w14:paraId="0A25C010" w14:textId="6715BEC8" w:rsidR="00A0486E" w:rsidRDefault="00A0486E" w:rsidP="00A0486E"/>
    <w:p w14:paraId="4844E17D" w14:textId="35BE9A65" w:rsidR="00A0486E" w:rsidRDefault="00A0486E" w:rsidP="00A0486E">
      <w:pPr>
        <w:pStyle w:val="Heading4"/>
        <w:numPr>
          <w:ilvl w:val="2"/>
          <w:numId w:val="122"/>
        </w:numPr>
      </w:pPr>
      <w:bookmarkStart w:id="696" w:name="_Toc141605911"/>
      <w:r>
        <w:lastRenderedPageBreak/>
        <w:t>Tập ghi chú</w:t>
      </w:r>
      <w:bookmarkEnd w:id="696"/>
    </w:p>
    <w:p w14:paraId="3F7B5ED3" w14:textId="77777777" w:rsidR="008E28E6" w:rsidRDefault="00A0486E" w:rsidP="008E28E6">
      <w:pPr>
        <w:keepNext/>
        <w:jc w:val="center"/>
      </w:pPr>
      <w:r w:rsidRPr="00A0486E">
        <w:rPr>
          <w:noProof/>
        </w:rPr>
        <w:drawing>
          <wp:inline distT="0" distB="0" distL="0" distR="0" wp14:anchorId="7AF4B183" wp14:editId="55F1247E">
            <wp:extent cx="3464213" cy="6981092"/>
            <wp:effectExtent l="114300" t="114300" r="117475" b="144145"/>
            <wp:docPr id="34" name="Picture 34" descr="D:\Đồ Án\DA Chuyên ngành 1\MYNOTE\MYNOTE\ANDROID_IOS\Notebo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Đồ Án\DA Chuyên ngành 1\MYNOTE\MYNOTE\ANDROID_IOS\Notebook.jpg"/>
                    <pic:cNvPicPr>
                      <a:picLocks noChangeAspect="1" noChangeArrowheads="1"/>
                    </pic:cNvPicPr>
                  </pic:nvPicPr>
                  <pic:blipFill rotWithShape="1">
                    <a:blip r:embed="rId42">
                      <a:extLst>
                        <a:ext uri="{28A0092B-C50C-407E-A947-70E740481C1C}">
                          <a14:useLocalDpi xmlns:a14="http://schemas.microsoft.com/office/drawing/2010/main" val="0"/>
                        </a:ext>
                      </a:extLst>
                    </a:blip>
                    <a:srcRect t="4381" b="4935"/>
                    <a:stretch/>
                  </pic:blipFill>
                  <pic:spPr bwMode="auto">
                    <a:xfrm>
                      <a:off x="0" y="0"/>
                      <a:ext cx="3472179" cy="69971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93B766A" w14:textId="090A5428" w:rsidR="00A0486E" w:rsidRDefault="008E28E6" w:rsidP="008E28E6">
      <w:pPr>
        <w:pStyle w:val="Caption"/>
      </w:pPr>
      <w:bookmarkStart w:id="697" w:name="_Toc121066669"/>
      <w:r>
        <w:t xml:space="preserve">Hình 3. </w:t>
      </w:r>
      <w:r w:rsidR="002604C8">
        <w:fldChar w:fldCharType="begin"/>
      </w:r>
      <w:r w:rsidR="002604C8">
        <w:instrText xml:space="preserve"> SEQ Hình_3. \* ARABIC </w:instrText>
      </w:r>
      <w:r w:rsidR="002604C8">
        <w:fldChar w:fldCharType="separate"/>
      </w:r>
      <w:r>
        <w:rPr>
          <w:noProof/>
        </w:rPr>
        <w:t>20</w:t>
      </w:r>
      <w:r w:rsidR="002604C8">
        <w:rPr>
          <w:noProof/>
        </w:rPr>
        <w:fldChar w:fldCharType="end"/>
      </w:r>
      <w:r>
        <w:t xml:space="preserve"> Tập ghi chú trên Android và IOS</w:t>
      </w:r>
      <w:bookmarkEnd w:id="697"/>
    </w:p>
    <w:p w14:paraId="537FA9E2" w14:textId="50FC7EB0" w:rsidR="00A0486E" w:rsidRDefault="00A0486E" w:rsidP="00A0486E">
      <w:pPr>
        <w:pStyle w:val="Heading4"/>
        <w:numPr>
          <w:ilvl w:val="2"/>
          <w:numId w:val="122"/>
        </w:numPr>
      </w:pPr>
      <w:bookmarkStart w:id="698" w:name="_Toc141605912"/>
      <w:r>
        <w:lastRenderedPageBreak/>
        <w:t>Ghi chú yêu thích</w:t>
      </w:r>
      <w:bookmarkEnd w:id="698"/>
    </w:p>
    <w:p w14:paraId="2C050399" w14:textId="77777777" w:rsidR="008E28E6" w:rsidRDefault="00A0486E" w:rsidP="008E28E6">
      <w:pPr>
        <w:keepNext/>
        <w:ind w:firstLine="567"/>
        <w:jc w:val="center"/>
      </w:pPr>
      <w:r w:rsidRPr="00A0486E">
        <w:rPr>
          <w:noProof/>
        </w:rPr>
        <w:drawing>
          <wp:inline distT="0" distB="0" distL="0" distR="0" wp14:anchorId="7FA697A6" wp14:editId="17B5D537">
            <wp:extent cx="3584633" cy="7233138"/>
            <wp:effectExtent l="133350" t="114300" r="130175" b="158750"/>
            <wp:docPr id="35" name="Picture 35" descr="D:\Đồ Án\DA Chuyên ngành 1\MYNOTE\MYNOTE\ANDROID_IOS\Favor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Đồ Án\DA Chuyên ngành 1\MYNOTE\MYNOTE\ANDROID_IOS\Favorite.jpg"/>
                    <pic:cNvPicPr>
                      <a:picLocks noChangeAspect="1" noChangeArrowheads="1"/>
                    </pic:cNvPicPr>
                  </pic:nvPicPr>
                  <pic:blipFill rotWithShape="1">
                    <a:blip r:embed="rId43">
                      <a:extLst>
                        <a:ext uri="{28A0092B-C50C-407E-A947-70E740481C1C}">
                          <a14:useLocalDpi xmlns:a14="http://schemas.microsoft.com/office/drawing/2010/main" val="0"/>
                        </a:ext>
                      </a:extLst>
                    </a:blip>
                    <a:srcRect t="4368" b="4830"/>
                    <a:stretch/>
                  </pic:blipFill>
                  <pic:spPr bwMode="auto">
                    <a:xfrm>
                      <a:off x="0" y="0"/>
                      <a:ext cx="3592462" cy="72489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D2C18D2" w14:textId="0E4625C5" w:rsidR="00A0486E" w:rsidRDefault="008E28E6" w:rsidP="008E28E6">
      <w:pPr>
        <w:pStyle w:val="Caption"/>
      </w:pPr>
      <w:bookmarkStart w:id="699" w:name="_Toc121066670"/>
      <w:r>
        <w:t xml:space="preserve">Hình 3. </w:t>
      </w:r>
      <w:r w:rsidR="002604C8">
        <w:fldChar w:fldCharType="begin"/>
      </w:r>
      <w:r w:rsidR="002604C8">
        <w:instrText xml:space="preserve"> SEQ Hình_3. \* ARABIC </w:instrText>
      </w:r>
      <w:r w:rsidR="002604C8">
        <w:fldChar w:fldCharType="separate"/>
      </w:r>
      <w:r>
        <w:rPr>
          <w:noProof/>
        </w:rPr>
        <w:t>21</w:t>
      </w:r>
      <w:r w:rsidR="002604C8">
        <w:rPr>
          <w:noProof/>
        </w:rPr>
        <w:fldChar w:fldCharType="end"/>
      </w:r>
      <w:r>
        <w:t xml:space="preserve"> Ghi chú yêu thích trên Android và IOS</w:t>
      </w:r>
      <w:bookmarkEnd w:id="699"/>
    </w:p>
    <w:p w14:paraId="322C424C" w14:textId="067E78DD" w:rsidR="00A0486E" w:rsidRDefault="00CE618A" w:rsidP="00A0486E">
      <w:pPr>
        <w:pStyle w:val="Heading4"/>
        <w:numPr>
          <w:ilvl w:val="2"/>
          <w:numId w:val="122"/>
        </w:numPr>
      </w:pPr>
      <w:bookmarkStart w:id="700" w:name="_Toc141605913"/>
      <w:r>
        <w:lastRenderedPageBreak/>
        <w:t>Lập lịch</w:t>
      </w:r>
      <w:bookmarkEnd w:id="700"/>
    </w:p>
    <w:p w14:paraId="224FF922" w14:textId="77777777" w:rsidR="008E28E6" w:rsidRDefault="00A0486E" w:rsidP="008E28E6">
      <w:pPr>
        <w:keepNext/>
        <w:ind w:firstLine="567"/>
        <w:jc w:val="center"/>
      </w:pPr>
      <w:r w:rsidRPr="00A0486E">
        <w:rPr>
          <w:noProof/>
        </w:rPr>
        <w:drawing>
          <wp:inline distT="0" distB="0" distL="0" distR="0" wp14:anchorId="35D64590" wp14:editId="21179E94">
            <wp:extent cx="3775065" cy="7620000"/>
            <wp:effectExtent l="133350" t="114300" r="130810" b="171450"/>
            <wp:docPr id="36" name="Picture 36" descr="D:\Đồ Án\DA Chuyên ngành 1\MYNOTE\MYNOTE\ANDROID_IOS\Sche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Đồ Án\DA Chuyên ngành 1\MYNOTE\MYNOTE\ANDROID_IOS\Schedule.jpg"/>
                    <pic:cNvPicPr>
                      <a:picLocks noChangeAspect="1" noChangeArrowheads="1"/>
                    </pic:cNvPicPr>
                  </pic:nvPicPr>
                  <pic:blipFill rotWithShape="1">
                    <a:blip r:embed="rId44">
                      <a:extLst>
                        <a:ext uri="{28A0092B-C50C-407E-A947-70E740481C1C}">
                          <a14:useLocalDpi xmlns:a14="http://schemas.microsoft.com/office/drawing/2010/main" val="0"/>
                        </a:ext>
                      </a:extLst>
                    </a:blip>
                    <a:srcRect t="4262" b="4905"/>
                    <a:stretch/>
                  </pic:blipFill>
                  <pic:spPr bwMode="auto">
                    <a:xfrm>
                      <a:off x="0" y="0"/>
                      <a:ext cx="3783329" cy="763668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5A11766" w14:textId="789DD637" w:rsidR="00A0486E" w:rsidRPr="00A0486E" w:rsidRDefault="008E28E6" w:rsidP="008E28E6">
      <w:pPr>
        <w:pStyle w:val="Caption"/>
      </w:pPr>
      <w:bookmarkStart w:id="701" w:name="_Toc121066671"/>
      <w:r>
        <w:t xml:space="preserve">Hình 3. </w:t>
      </w:r>
      <w:r w:rsidR="002604C8">
        <w:fldChar w:fldCharType="begin"/>
      </w:r>
      <w:r w:rsidR="002604C8">
        <w:instrText xml:space="preserve"> SEQ Hình_3. \* </w:instrText>
      </w:r>
      <w:r w:rsidR="002604C8">
        <w:instrText xml:space="preserve">ARABIC </w:instrText>
      </w:r>
      <w:r w:rsidR="002604C8">
        <w:fldChar w:fldCharType="separate"/>
      </w:r>
      <w:r>
        <w:rPr>
          <w:noProof/>
        </w:rPr>
        <w:t>22</w:t>
      </w:r>
      <w:r w:rsidR="002604C8">
        <w:rPr>
          <w:noProof/>
        </w:rPr>
        <w:fldChar w:fldCharType="end"/>
      </w:r>
      <w:r>
        <w:t xml:space="preserve"> Lập lịch trên Android và IOS</w:t>
      </w:r>
      <w:bookmarkEnd w:id="701"/>
    </w:p>
    <w:p w14:paraId="54898499" w14:textId="77777777" w:rsidR="006344F9" w:rsidRDefault="006344F9" w:rsidP="006344F9">
      <w:pPr>
        <w:pStyle w:val="Heading3"/>
        <w:numPr>
          <w:ilvl w:val="1"/>
          <w:numId w:val="122"/>
        </w:numPr>
      </w:pPr>
      <w:bookmarkStart w:id="702" w:name="_Toc141605914"/>
      <w:r>
        <w:lastRenderedPageBreak/>
        <w:t>WebAPI</w:t>
      </w:r>
      <w:bookmarkEnd w:id="702"/>
    </w:p>
    <w:p w14:paraId="2EF16F46" w14:textId="77777777" w:rsidR="008E28E6" w:rsidRDefault="006344F9" w:rsidP="008E28E6">
      <w:pPr>
        <w:keepNext/>
        <w:ind w:firstLine="284"/>
        <w:jc w:val="center"/>
      </w:pPr>
      <w:r w:rsidRPr="006344F9">
        <w:rPr>
          <w:noProof/>
        </w:rPr>
        <w:drawing>
          <wp:inline distT="0" distB="0" distL="0" distR="0" wp14:anchorId="67AE48E2" wp14:editId="01D5EE97">
            <wp:extent cx="5282079" cy="2801815"/>
            <wp:effectExtent l="133350" t="133350" r="147320" b="170180"/>
            <wp:docPr id="37" name="Picture 37" descr="D:\Đồ Án\DA Chuyên ngành 1\MYNOTE\MYNOTE\WEB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Đồ Án\DA Chuyên ngành 1\MYNOTE\MYNOTE\WEBAPI.pn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2135"/>
                    <a:stretch/>
                  </pic:blipFill>
                  <pic:spPr bwMode="auto">
                    <a:xfrm>
                      <a:off x="0" y="0"/>
                      <a:ext cx="5284157" cy="28029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bookmarkStart w:id="703" w:name="_Toc6684119"/>
      <w:bookmarkStart w:id="704" w:name="_Toc6684180"/>
      <w:bookmarkStart w:id="705" w:name="_Toc6688670"/>
      <w:bookmarkStart w:id="706" w:name="_Toc7253414"/>
      <w:bookmarkStart w:id="707" w:name="_Toc7978933"/>
      <w:bookmarkStart w:id="708" w:name="_Toc8806045"/>
      <w:bookmarkStart w:id="709" w:name="_Toc9016613"/>
    </w:p>
    <w:p w14:paraId="55E6C0C7" w14:textId="6CCDE594" w:rsidR="00165035" w:rsidRDefault="008E28E6" w:rsidP="008E28E6">
      <w:pPr>
        <w:pStyle w:val="Caption"/>
      </w:pPr>
      <w:bookmarkStart w:id="710" w:name="_Toc121066672"/>
      <w:r>
        <w:t xml:space="preserve">Hình 3. </w:t>
      </w:r>
      <w:r w:rsidR="002604C8">
        <w:fldChar w:fldCharType="begin"/>
      </w:r>
      <w:r w:rsidR="002604C8">
        <w:instrText xml:space="preserve"> SEQ Hình_3. \* ARABIC </w:instrText>
      </w:r>
      <w:r w:rsidR="002604C8">
        <w:fldChar w:fldCharType="separate"/>
      </w:r>
      <w:r>
        <w:rPr>
          <w:noProof/>
        </w:rPr>
        <w:t>23</w:t>
      </w:r>
      <w:r w:rsidR="002604C8">
        <w:rPr>
          <w:noProof/>
        </w:rPr>
        <w:fldChar w:fldCharType="end"/>
      </w:r>
      <w:r>
        <w:t xml:space="preserve"> WebAPI</w:t>
      </w:r>
      <w:bookmarkEnd w:id="710"/>
    </w:p>
    <w:p w14:paraId="6059FFBE" w14:textId="77777777" w:rsidR="00165035" w:rsidRDefault="00165035">
      <w:pPr>
        <w:spacing w:line="240" w:lineRule="auto"/>
        <w:ind w:firstLine="0"/>
        <w:jc w:val="left"/>
      </w:pPr>
      <w:r>
        <w:br w:type="page"/>
      </w:r>
    </w:p>
    <w:p w14:paraId="287AA479" w14:textId="107E8250" w:rsidR="001C2150" w:rsidRPr="00CE618A" w:rsidRDefault="004C77F8" w:rsidP="00165035">
      <w:pPr>
        <w:pStyle w:val="Heading1"/>
      </w:pPr>
      <w:bookmarkStart w:id="711" w:name="_Toc141605915"/>
      <w:r w:rsidRPr="00EF21AF">
        <w:lastRenderedPageBreak/>
        <w:t>KẾT LUẬ</w:t>
      </w:r>
      <w:bookmarkEnd w:id="703"/>
      <w:bookmarkEnd w:id="704"/>
      <w:bookmarkEnd w:id="705"/>
      <w:r w:rsidR="006F6F2C" w:rsidRPr="00EF21AF">
        <w:t>N</w:t>
      </w:r>
      <w:bookmarkEnd w:id="706"/>
      <w:bookmarkEnd w:id="707"/>
      <w:bookmarkEnd w:id="708"/>
      <w:bookmarkEnd w:id="709"/>
      <w:bookmarkEnd w:id="711"/>
    </w:p>
    <w:p w14:paraId="04046FCE" w14:textId="4D47A43A" w:rsidR="00093F9E" w:rsidRPr="00750B87" w:rsidRDefault="00093F9E" w:rsidP="008E28E6">
      <w:pPr>
        <w:pStyle w:val="Heading2"/>
        <w:numPr>
          <w:ilvl w:val="0"/>
          <w:numId w:val="159"/>
        </w:numPr>
        <w:spacing w:before="0"/>
      </w:pPr>
      <w:bookmarkStart w:id="712" w:name="_Toc9522979"/>
      <w:bookmarkStart w:id="713" w:name="_Toc9622139"/>
      <w:bookmarkStart w:id="714" w:name="_Toc141605916"/>
      <w:r w:rsidRPr="00C73265">
        <w:t xml:space="preserve">Kết </w:t>
      </w:r>
      <w:bookmarkEnd w:id="712"/>
      <w:bookmarkEnd w:id="713"/>
      <w:r w:rsidR="00B73F1C">
        <w:t>quả đạt được</w:t>
      </w:r>
      <w:bookmarkEnd w:id="714"/>
    </w:p>
    <w:p w14:paraId="0F75A402" w14:textId="548A7025" w:rsidR="00217AD5" w:rsidRPr="00BF61BB" w:rsidRDefault="00FF1B86" w:rsidP="00BF61BB">
      <w:r w:rsidRPr="00E20717">
        <w:t xml:space="preserve">Dựa trên những kiến thức đã học và dưới sự </w:t>
      </w:r>
      <w:r w:rsidR="00D679B2">
        <w:t>hướng dẫn tận tình của thầy Đỗ Công Đức cũng như công ty IT C-Force Nhật Bản, em đã được hiểu biết rất nhiều về môi trường làm việc chuyên nghiệp chuẩn qu</w:t>
      </w:r>
      <w:r w:rsidR="00300DAD">
        <w:t>ốc tế. Được đào tạo bài bản</w:t>
      </w:r>
      <w:r w:rsidR="00D679B2">
        <w:t xml:space="preserve"> về quy trình xây dựng một ứng dụng hoàn chỉnh, sát với thực tế. </w:t>
      </w:r>
      <w:r w:rsidR="00300DAD">
        <w:t xml:space="preserve">Tuy những sự tham gia của em vào quy trình xây dựng ứng dụng vẫn còn hạn chế, song nhờ sự động viên và giúp đỡ tận tình của thầy cô và nhà trường, cũng như quý công ty đã giúp em có thêm nhiều kiến thức và kinh nghiệm cho tương </w:t>
      </w:r>
      <w:proofErr w:type="gramStart"/>
      <w:r w:rsidR="00300DAD">
        <w:t>lai..</w:t>
      </w:r>
      <w:proofErr w:type="gramEnd"/>
    </w:p>
    <w:p w14:paraId="2F218DAF" w14:textId="56B1A5E3" w:rsidR="00093F9E" w:rsidRDefault="00093F9E" w:rsidP="00EA204F">
      <w:pPr>
        <w:pStyle w:val="Heading2"/>
        <w:numPr>
          <w:ilvl w:val="0"/>
          <w:numId w:val="159"/>
        </w:numPr>
        <w:spacing w:before="0"/>
      </w:pPr>
      <w:bookmarkStart w:id="715" w:name="_Toc9522980"/>
      <w:bookmarkStart w:id="716" w:name="_Toc9622140"/>
      <w:bookmarkStart w:id="717" w:name="_Toc141605917"/>
      <w:r w:rsidRPr="00320C61">
        <w:t>H</w:t>
      </w:r>
      <w:r w:rsidRPr="00320C61">
        <w:rPr>
          <w:rFonts w:hint="eastAsia"/>
        </w:rPr>
        <w:t>ư</w:t>
      </w:r>
      <w:r w:rsidRPr="00320C61">
        <w:t>ớng nghiên cứu</w:t>
      </w:r>
      <w:bookmarkEnd w:id="715"/>
      <w:bookmarkEnd w:id="716"/>
      <w:bookmarkEnd w:id="717"/>
    </w:p>
    <w:p w14:paraId="427E4003" w14:textId="0711F0EF" w:rsidR="00BF61BB" w:rsidRPr="00E20717" w:rsidRDefault="00BF61BB" w:rsidP="00BF61BB">
      <w:bookmarkStart w:id="718" w:name="_Toc6684120"/>
      <w:bookmarkStart w:id="719" w:name="_Toc6684181"/>
      <w:bookmarkStart w:id="720" w:name="_Toc6688671"/>
      <w:bookmarkStart w:id="721" w:name="_Toc7253416"/>
      <w:bookmarkStart w:id="722" w:name="_Toc7978935"/>
      <w:bookmarkStart w:id="723" w:name="_Toc8806047"/>
      <w:r w:rsidRPr="00E20717">
        <w:t>Trong tương lai chúng em sẽ tiếp tục</w:t>
      </w:r>
      <w:r w:rsidR="00300DAD">
        <w:t xml:space="preserve"> cũng công ty</w:t>
      </w:r>
      <w:r w:rsidRPr="00E20717">
        <w:t xml:space="preserve"> </w:t>
      </w:r>
      <w:r w:rsidR="00300DAD">
        <w:t>hoàn thiện</w:t>
      </w:r>
      <w:r w:rsidRPr="00E20717">
        <w:t xml:space="preserve"> sản phẩm </w:t>
      </w:r>
      <w:r w:rsidR="00300DAD">
        <w:t xml:space="preserve">MyNote </w:t>
      </w:r>
      <w:r w:rsidRPr="00E20717">
        <w:t xml:space="preserve">và cải thiện chức năng trở nên linh hoạt và đáp ứng với những nhu cầu thực tiễn hơn. Bổ sung thêm nhiều chức năng và các dịch vụ khác tích hợp trên hệ thống để mang lại cho người dùng một trải nghiệm tốt hơn. </w:t>
      </w:r>
    </w:p>
    <w:p w14:paraId="35366711" w14:textId="77777777" w:rsidR="00BF61BB" w:rsidRDefault="00BF61BB">
      <w:pPr>
        <w:spacing w:line="240" w:lineRule="auto"/>
        <w:ind w:firstLine="0"/>
        <w:jc w:val="left"/>
        <w:rPr>
          <w:b/>
          <w:iCs/>
          <w:sz w:val="36"/>
          <w:szCs w:val="36"/>
        </w:rPr>
      </w:pPr>
      <w:r>
        <w:rPr>
          <w:szCs w:val="36"/>
        </w:rPr>
        <w:br w:type="page"/>
      </w:r>
    </w:p>
    <w:p w14:paraId="71324563" w14:textId="70562E2D" w:rsidR="00932745" w:rsidRDefault="00E148D8" w:rsidP="00CE618A">
      <w:pPr>
        <w:pStyle w:val="Heading1"/>
        <w:rPr>
          <w:noProof/>
          <w:sz w:val="20"/>
          <w:szCs w:val="20"/>
        </w:rPr>
      </w:pPr>
      <w:bookmarkStart w:id="724" w:name="_Toc141605918"/>
      <w:r w:rsidRPr="00911E6D">
        <w:rPr>
          <w:szCs w:val="36"/>
        </w:rPr>
        <w:lastRenderedPageBreak/>
        <w:t>TÀI LIỆU THAM KHẢ</w:t>
      </w:r>
      <w:r>
        <w:rPr>
          <w:szCs w:val="36"/>
        </w:rPr>
        <w:t>O</w:t>
      </w:r>
      <w:bookmarkEnd w:id="724"/>
      <w:r w:rsidR="00E913EF" w:rsidRPr="007A16CC">
        <w:rPr>
          <w:i/>
        </w:rPr>
        <w:fldChar w:fldCharType="begin"/>
      </w:r>
      <w:r w:rsidR="00E913EF" w:rsidRPr="007A16CC">
        <w:instrText xml:space="preserve"> BIBLIOGRAPHY  \l 1033 </w:instrText>
      </w:r>
      <w:r w:rsidR="00E913EF" w:rsidRPr="007A16CC">
        <w:rPr>
          <w:i/>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218"/>
        <w:gridCol w:w="7854"/>
      </w:tblGrid>
      <w:tr w:rsidR="00932745" w:rsidRPr="00EF40B7" w14:paraId="5AA1B568" w14:textId="77777777" w:rsidTr="00AE3E5E">
        <w:trPr>
          <w:divId w:val="548106428"/>
          <w:tblCellSpacing w:w="15" w:type="dxa"/>
          <w:ins w:id="725" w:author="ndhien@cit.udn.vn" w:date="2021-03-24T12:11:00Z"/>
        </w:trPr>
        <w:tc>
          <w:tcPr>
            <w:tcW w:w="653" w:type="pct"/>
            <w:hideMark/>
          </w:tcPr>
          <w:p w14:paraId="15C0603A" w14:textId="535EA6CF" w:rsidR="00932745" w:rsidRPr="00EF40B7" w:rsidRDefault="00932745">
            <w:pPr>
              <w:pStyle w:val="Bibliography"/>
              <w:rPr>
                <w:ins w:id="726" w:author="ndhien@cit.udn.vn" w:date="2021-03-24T12:11:00Z"/>
                <w:noProof/>
                <w:szCs w:val="26"/>
              </w:rPr>
            </w:pPr>
            <w:ins w:id="727" w:author="ndhien@cit.udn.vn" w:date="2021-03-24T12:11:00Z">
              <w:r w:rsidRPr="00EF40B7">
                <w:rPr>
                  <w:noProof/>
                  <w:szCs w:val="26"/>
                </w:rPr>
                <w:t xml:space="preserve">[1] </w:t>
              </w:r>
            </w:ins>
          </w:p>
        </w:tc>
        <w:tc>
          <w:tcPr>
            <w:tcW w:w="0" w:type="auto"/>
            <w:hideMark/>
          </w:tcPr>
          <w:p w14:paraId="10384AFE" w14:textId="706D86EE" w:rsidR="00932745" w:rsidRPr="00EF40B7" w:rsidRDefault="0085050C" w:rsidP="00AE3E5E">
            <w:pPr>
              <w:spacing w:before="100" w:beforeAutospacing="1" w:after="100" w:afterAutospacing="1" w:line="240" w:lineRule="auto"/>
              <w:ind w:left="567" w:hanging="567"/>
              <w:rPr>
                <w:ins w:id="728" w:author="ndhien@cit.udn.vn" w:date="2021-03-24T12:11:00Z"/>
                <w:szCs w:val="26"/>
              </w:rPr>
            </w:pPr>
            <w:r w:rsidRPr="0085050C">
              <w:rPr>
                <w:szCs w:val="26"/>
              </w:rPr>
              <w:t xml:space="preserve">Davidbritch. (n.d.). </w:t>
            </w:r>
            <w:r w:rsidRPr="0085050C">
              <w:rPr>
                <w:i/>
                <w:iCs/>
                <w:szCs w:val="26"/>
              </w:rPr>
              <w:t>.NET multi-platform app UI documentation - .net Maui</w:t>
            </w:r>
            <w:r w:rsidRPr="0085050C">
              <w:rPr>
                <w:szCs w:val="26"/>
              </w:rPr>
              <w:t xml:space="preserve">. .NET MAUI | Microsoft Learn. Retrieved December 4, 2022, from https://learn.microsoft.com/en-us/dotnet/maui/?view=net-maui-6.0 </w:t>
            </w:r>
          </w:p>
        </w:tc>
      </w:tr>
      <w:tr w:rsidR="00932745" w:rsidRPr="00EF40B7" w14:paraId="3360F2BB" w14:textId="77777777" w:rsidTr="00AE3E5E">
        <w:trPr>
          <w:divId w:val="548106428"/>
          <w:tblCellSpacing w:w="15" w:type="dxa"/>
          <w:ins w:id="729" w:author="ndhien@cit.udn.vn" w:date="2021-03-24T12:11:00Z"/>
        </w:trPr>
        <w:tc>
          <w:tcPr>
            <w:tcW w:w="653" w:type="pct"/>
            <w:hideMark/>
          </w:tcPr>
          <w:p w14:paraId="08B94D65" w14:textId="77777777" w:rsidR="00932745" w:rsidRPr="00EF40B7" w:rsidRDefault="00932745" w:rsidP="00AE3E5E">
            <w:pPr>
              <w:pStyle w:val="Bibliography"/>
              <w:rPr>
                <w:ins w:id="730" w:author="ndhien@cit.udn.vn" w:date="2021-03-24T12:11:00Z"/>
                <w:noProof/>
                <w:szCs w:val="26"/>
              </w:rPr>
            </w:pPr>
            <w:ins w:id="731" w:author="ndhien@cit.udn.vn" w:date="2021-03-24T12:11:00Z">
              <w:r w:rsidRPr="00EF40B7">
                <w:rPr>
                  <w:noProof/>
                  <w:szCs w:val="26"/>
                </w:rPr>
                <w:t xml:space="preserve">[2] </w:t>
              </w:r>
            </w:ins>
          </w:p>
        </w:tc>
        <w:tc>
          <w:tcPr>
            <w:tcW w:w="0" w:type="auto"/>
            <w:hideMark/>
          </w:tcPr>
          <w:p w14:paraId="47DAE3C6" w14:textId="439DB0C8" w:rsidR="00932745" w:rsidRPr="00EF40B7" w:rsidRDefault="00F77E17" w:rsidP="00AE3E5E">
            <w:pPr>
              <w:spacing w:before="100" w:beforeAutospacing="1" w:after="100" w:afterAutospacing="1" w:line="240" w:lineRule="auto"/>
              <w:ind w:left="567" w:hanging="567"/>
              <w:rPr>
                <w:ins w:id="732" w:author="ndhien@cit.udn.vn" w:date="2021-03-24T12:11:00Z"/>
                <w:szCs w:val="26"/>
              </w:rPr>
            </w:pPr>
            <w:r w:rsidRPr="00F77E17">
              <w:rPr>
                <w:szCs w:val="26"/>
              </w:rPr>
              <w:t xml:space="preserve">Vu, T. (2022, October 15). </w:t>
            </w:r>
            <w:r w:rsidRPr="00F77E17">
              <w:rPr>
                <w:i/>
                <w:iCs/>
                <w:szCs w:val="26"/>
              </w:rPr>
              <w:t>Phần mềm/ứng dụng ghi chú cá nhân tốt cần có những tính năng gì?</w:t>
            </w:r>
            <w:r w:rsidRPr="00F77E17">
              <w:rPr>
                <w:szCs w:val="26"/>
              </w:rPr>
              <w:t xml:space="preserve"> Thinh Vu Blog. Retrieved December 4, 2022, from https://thinhvu.com/2021/08/29/ung-dung-ghi-chu-tot-nhat-cho-ca-nhan/ </w:t>
            </w:r>
          </w:p>
        </w:tc>
      </w:tr>
      <w:tr w:rsidR="00932745" w:rsidRPr="00EF40B7" w14:paraId="74F91846" w14:textId="77777777" w:rsidTr="00AE3E5E">
        <w:trPr>
          <w:divId w:val="548106428"/>
          <w:tblCellSpacing w:w="15" w:type="dxa"/>
          <w:ins w:id="733" w:author="ndhien@cit.udn.vn" w:date="2021-03-24T12:11:00Z"/>
        </w:trPr>
        <w:tc>
          <w:tcPr>
            <w:tcW w:w="653" w:type="pct"/>
            <w:hideMark/>
          </w:tcPr>
          <w:p w14:paraId="294CB492" w14:textId="77777777" w:rsidR="00932745" w:rsidRPr="00EF40B7" w:rsidRDefault="00932745" w:rsidP="00AE3E5E">
            <w:pPr>
              <w:pStyle w:val="Bibliography"/>
              <w:rPr>
                <w:ins w:id="734" w:author="ndhien@cit.udn.vn" w:date="2021-03-24T12:11:00Z"/>
                <w:noProof/>
                <w:szCs w:val="26"/>
              </w:rPr>
            </w:pPr>
            <w:ins w:id="735" w:author="ndhien@cit.udn.vn" w:date="2021-03-24T12:11:00Z">
              <w:r w:rsidRPr="00EF40B7">
                <w:rPr>
                  <w:noProof/>
                  <w:szCs w:val="26"/>
                </w:rPr>
                <w:t xml:space="preserve">[3] </w:t>
              </w:r>
            </w:ins>
          </w:p>
        </w:tc>
        <w:tc>
          <w:tcPr>
            <w:tcW w:w="0" w:type="auto"/>
            <w:hideMark/>
          </w:tcPr>
          <w:p w14:paraId="7EB80732" w14:textId="40023E00" w:rsidR="00932745" w:rsidRPr="00EF40B7" w:rsidRDefault="00F77E17" w:rsidP="00AE3E5E">
            <w:pPr>
              <w:spacing w:before="100" w:beforeAutospacing="1" w:after="100" w:afterAutospacing="1" w:line="240" w:lineRule="auto"/>
              <w:ind w:left="567" w:hanging="567"/>
              <w:rPr>
                <w:ins w:id="736" w:author="ndhien@cit.udn.vn" w:date="2021-03-24T12:11:00Z"/>
                <w:szCs w:val="26"/>
              </w:rPr>
            </w:pPr>
            <w:r w:rsidRPr="00F77E17">
              <w:rPr>
                <w:szCs w:val="26"/>
              </w:rPr>
              <w:t xml:space="preserve">Vu, T. (2022, October 15). </w:t>
            </w:r>
            <w:r w:rsidRPr="00F77E17">
              <w:rPr>
                <w:i/>
                <w:iCs/>
                <w:szCs w:val="26"/>
              </w:rPr>
              <w:t>Phần mềm/ứng dụng ghi chú cá nhân tốt cần có những tính năng gì?</w:t>
            </w:r>
            <w:r w:rsidRPr="00F77E17">
              <w:rPr>
                <w:szCs w:val="26"/>
              </w:rPr>
              <w:t xml:space="preserve"> Thinh Vu Blog. Retrieved December 4, 2022, from https://thinhvu.com/2021/08/29/ung-dung-ghi-chu-tot-nhat-cho-ca-nhan/ </w:t>
            </w:r>
          </w:p>
        </w:tc>
      </w:tr>
      <w:tr w:rsidR="00932745" w:rsidRPr="00EF40B7" w14:paraId="3BB7E670" w14:textId="77777777" w:rsidTr="00AE3E5E">
        <w:trPr>
          <w:divId w:val="548106428"/>
          <w:tblCellSpacing w:w="15" w:type="dxa"/>
          <w:ins w:id="737" w:author="ndhien@cit.udn.vn" w:date="2021-03-24T12:11:00Z"/>
        </w:trPr>
        <w:tc>
          <w:tcPr>
            <w:tcW w:w="653" w:type="pct"/>
            <w:hideMark/>
          </w:tcPr>
          <w:p w14:paraId="1325333D" w14:textId="77777777" w:rsidR="00932745" w:rsidRPr="00EF40B7" w:rsidRDefault="00932745">
            <w:pPr>
              <w:pStyle w:val="Bibliography"/>
              <w:rPr>
                <w:ins w:id="738" w:author="ndhien@cit.udn.vn" w:date="2021-03-24T12:11:00Z"/>
                <w:noProof/>
                <w:szCs w:val="26"/>
              </w:rPr>
            </w:pPr>
            <w:ins w:id="739" w:author="ndhien@cit.udn.vn" w:date="2021-03-24T12:11:00Z">
              <w:r w:rsidRPr="00EF40B7">
                <w:rPr>
                  <w:noProof/>
                  <w:szCs w:val="26"/>
                </w:rPr>
                <w:t xml:space="preserve">[4] </w:t>
              </w:r>
            </w:ins>
          </w:p>
        </w:tc>
        <w:tc>
          <w:tcPr>
            <w:tcW w:w="0" w:type="auto"/>
            <w:hideMark/>
          </w:tcPr>
          <w:p w14:paraId="152B5DBD" w14:textId="4A961223" w:rsidR="00932745" w:rsidRPr="00EF40B7" w:rsidRDefault="000061DE" w:rsidP="00AE3E5E">
            <w:pPr>
              <w:pStyle w:val="Bibliography"/>
              <w:rPr>
                <w:ins w:id="740" w:author="ndhien@cit.udn.vn" w:date="2021-03-24T12:11:00Z"/>
                <w:noProof/>
                <w:szCs w:val="26"/>
              </w:rPr>
            </w:pPr>
            <w:r w:rsidRPr="00EF40B7">
              <w:rPr>
                <w:noProof/>
                <w:szCs w:val="26"/>
              </w:rPr>
              <w:t>Ngon.Ngu.Lap.Trinh.Csharp</w:t>
            </w:r>
          </w:p>
        </w:tc>
      </w:tr>
      <w:tr w:rsidR="00932745" w:rsidRPr="00EF40B7" w14:paraId="7A260E57" w14:textId="77777777" w:rsidTr="00AE3E5E">
        <w:trPr>
          <w:divId w:val="548106428"/>
          <w:tblCellSpacing w:w="15" w:type="dxa"/>
          <w:ins w:id="741" w:author="ndhien@cit.udn.vn" w:date="2021-03-24T12:11:00Z"/>
        </w:trPr>
        <w:tc>
          <w:tcPr>
            <w:tcW w:w="653" w:type="pct"/>
            <w:hideMark/>
          </w:tcPr>
          <w:p w14:paraId="19103B2B" w14:textId="77777777" w:rsidR="00932745" w:rsidRPr="00EF40B7" w:rsidRDefault="00932745">
            <w:pPr>
              <w:pStyle w:val="Bibliography"/>
              <w:rPr>
                <w:ins w:id="742" w:author="ndhien@cit.udn.vn" w:date="2021-03-24T12:11:00Z"/>
                <w:noProof/>
                <w:szCs w:val="26"/>
              </w:rPr>
            </w:pPr>
            <w:ins w:id="743" w:author="ndhien@cit.udn.vn" w:date="2021-03-24T12:11:00Z">
              <w:r w:rsidRPr="00EF40B7">
                <w:rPr>
                  <w:noProof/>
                  <w:szCs w:val="26"/>
                </w:rPr>
                <w:t xml:space="preserve">[5] </w:t>
              </w:r>
            </w:ins>
          </w:p>
        </w:tc>
        <w:tc>
          <w:tcPr>
            <w:tcW w:w="0" w:type="auto"/>
            <w:hideMark/>
          </w:tcPr>
          <w:p w14:paraId="1EBAAA5A" w14:textId="1AED559C" w:rsidR="00932745" w:rsidRPr="00EF40B7" w:rsidRDefault="000061DE">
            <w:pPr>
              <w:pStyle w:val="Bibliography"/>
              <w:rPr>
                <w:ins w:id="744" w:author="ndhien@cit.udn.vn" w:date="2021-03-24T12:11:00Z"/>
                <w:noProof/>
                <w:szCs w:val="26"/>
              </w:rPr>
            </w:pPr>
            <w:r w:rsidRPr="00EF40B7">
              <w:rPr>
                <w:noProof/>
                <w:szCs w:val="26"/>
              </w:rPr>
              <w:t>Developing multi-platform desktop applications with .NET Core 3 and Visual Studio 2019. Build C GUI application for macOS, Linux and Windows by Dimitri Laslo (z-lib.org)</w:t>
            </w:r>
          </w:p>
        </w:tc>
      </w:tr>
      <w:tr w:rsidR="00932745" w:rsidRPr="00EF40B7" w14:paraId="607CE270" w14:textId="77777777" w:rsidTr="00AE3E5E">
        <w:trPr>
          <w:divId w:val="548106428"/>
          <w:tblCellSpacing w:w="15" w:type="dxa"/>
          <w:ins w:id="745" w:author="ndhien@cit.udn.vn" w:date="2021-03-24T12:11:00Z"/>
        </w:trPr>
        <w:tc>
          <w:tcPr>
            <w:tcW w:w="653" w:type="pct"/>
            <w:hideMark/>
          </w:tcPr>
          <w:p w14:paraId="21012308" w14:textId="77777777" w:rsidR="00932745" w:rsidRPr="00EF40B7" w:rsidRDefault="00932745">
            <w:pPr>
              <w:pStyle w:val="Bibliography"/>
              <w:rPr>
                <w:ins w:id="746" w:author="ndhien@cit.udn.vn" w:date="2021-03-24T12:11:00Z"/>
                <w:noProof/>
                <w:szCs w:val="26"/>
              </w:rPr>
            </w:pPr>
            <w:ins w:id="747" w:author="ndhien@cit.udn.vn" w:date="2021-03-24T12:11:00Z">
              <w:r w:rsidRPr="00EF40B7">
                <w:rPr>
                  <w:noProof/>
                  <w:szCs w:val="26"/>
                </w:rPr>
                <w:t xml:space="preserve">[6] </w:t>
              </w:r>
            </w:ins>
          </w:p>
        </w:tc>
        <w:tc>
          <w:tcPr>
            <w:tcW w:w="0" w:type="auto"/>
            <w:hideMark/>
          </w:tcPr>
          <w:p w14:paraId="43A9B476" w14:textId="78BD7A92" w:rsidR="00932745" w:rsidRPr="00AE3E5E" w:rsidRDefault="000061DE" w:rsidP="00AE3E5E">
            <w:pPr>
              <w:pStyle w:val="Bibliography"/>
              <w:rPr>
                <w:ins w:id="748" w:author="ndhien@cit.udn.vn" w:date="2021-03-24T12:11:00Z"/>
                <w:noProof/>
                <w:szCs w:val="26"/>
              </w:rPr>
            </w:pPr>
            <w:r w:rsidRPr="00AE3E5E">
              <w:rPr>
                <w:noProof/>
                <w:szCs w:val="26"/>
              </w:rPr>
              <w:t>Giáo trình_ Các giải pháp lập trình C#_311239</w:t>
            </w:r>
          </w:p>
        </w:tc>
      </w:tr>
      <w:tr w:rsidR="00932745" w:rsidRPr="00EF40B7" w14:paraId="22E3575C" w14:textId="77777777" w:rsidTr="00AE3E5E">
        <w:trPr>
          <w:divId w:val="548106428"/>
          <w:tblCellSpacing w:w="15" w:type="dxa"/>
          <w:ins w:id="749" w:author="ndhien@cit.udn.vn" w:date="2021-03-24T12:11:00Z"/>
        </w:trPr>
        <w:tc>
          <w:tcPr>
            <w:tcW w:w="653" w:type="pct"/>
            <w:hideMark/>
          </w:tcPr>
          <w:p w14:paraId="3207DF25" w14:textId="77777777" w:rsidR="00932745" w:rsidRPr="00EF40B7" w:rsidRDefault="00932745">
            <w:pPr>
              <w:pStyle w:val="Bibliography"/>
              <w:rPr>
                <w:ins w:id="750" w:author="ndhien@cit.udn.vn" w:date="2021-03-24T12:11:00Z"/>
                <w:noProof/>
                <w:szCs w:val="26"/>
              </w:rPr>
            </w:pPr>
            <w:ins w:id="751" w:author="ndhien@cit.udn.vn" w:date="2021-03-24T12:11:00Z">
              <w:r w:rsidRPr="00EF40B7">
                <w:rPr>
                  <w:noProof/>
                  <w:szCs w:val="26"/>
                </w:rPr>
                <w:t xml:space="preserve">[7] </w:t>
              </w:r>
            </w:ins>
          </w:p>
        </w:tc>
        <w:tc>
          <w:tcPr>
            <w:tcW w:w="0" w:type="auto"/>
            <w:hideMark/>
          </w:tcPr>
          <w:p w14:paraId="73085CF7" w14:textId="20808F39" w:rsidR="00932745" w:rsidRPr="0078564C" w:rsidRDefault="000061DE" w:rsidP="0078564C">
            <w:pPr>
              <w:rPr>
                <w:ins w:id="752" w:author="ndhien@cit.udn.vn" w:date="2021-03-24T12:11:00Z"/>
              </w:rPr>
            </w:pPr>
            <w:r w:rsidRPr="0078564C">
              <w:rPr>
                <w:rStyle w:val="a-size-extra-large"/>
                <w:color w:val="0F1111"/>
                <w:szCs w:val="26"/>
              </w:rPr>
              <w:t>Pro C# 9 with .NET 5: Foundational Principles and Practices in Programming </w:t>
            </w:r>
            <w:r w:rsidRPr="0078564C">
              <w:rPr>
                <w:rStyle w:val="a-size-large"/>
                <w:color w:val="0F1111"/>
                <w:szCs w:val="26"/>
              </w:rPr>
              <w:t>10th ed. Edition</w:t>
            </w:r>
          </w:p>
        </w:tc>
      </w:tr>
      <w:tr w:rsidR="00932745" w:rsidRPr="00EF40B7" w14:paraId="5E8DCAA6" w14:textId="77777777" w:rsidTr="00AE3E5E">
        <w:trPr>
          <w:divId w:val="548106428"/>
          <w:tblCellSpacing w:w="15" w:type="dxa"/>
          <w:ins w:id="753" w:author="ndhien@cit.udn.vn" w:date="2021-03-24T12:11:00Z"/>
        </w:trPr>
        <w:tc>
          <w:tcPr>
            <w:tcW w:w="653" w:type="pct"/>
            <w:hideMark/>
          </w:tcPr>
          <w:p w14:paraId="069B1FFE" w14:textId="77777777" w:rsidR="00932745" w:rsidRPr="00EF40B7" w:rsidRDefault="00932745">
            <w:pPr>
              <w:pStyle w:val="Bibliography"/>
              <w:rPr>
                <w:ins w:id="754" w:author="ndhien@cit.udn.vn" w:date="2021-03-24T12:11:00Z"/>
                <w:noProof/>
                <w:szCs w:val="26"/>
              </w:rPr>
            </w:pPr>
            <w:ins w:id="755" w:author="ndhien@cit.udn.vn" w:date="2021-03-24T12:11:00Z">
              <w:r w:rsidRPr="00EF40B7">
                <w:rPr>
                  <w:noProof/>
                  <w:szCs w:val="26"/>
                </w:rPr>
                <w:t xml:space="preserve">[8] </w:t>
              </w:r>
            </w:ins>
          </w:p>
        </w:tc>
        <w:tc>
          <w:tcPr>
            <w:tcW w:w="0" w:type="auto"/>
            <w:hideMark/>
          </w:tcPr>
          <w:p w14:paraId="08271643" w14:textId="149635ED" w:rsidR="00932745" w:rsidRPr="0078564C" w:rsidRDefault="00EF40B7" w:rsidP="0078564C">
            <w:pPr>
              <w:rPr>
                <w:ins w:id="756" w:author="ndhien@cit.udn.vn" w:date="2021-03-24T12:11:00Z"/>
              </w:rPr>
            </w:pPr>
            <w:r w:rsidRPr="0078564C">
              <w:rPr>
                <w:rStyle w:val="a-size-extra-large"/>
                <w:color w:val="0F1111"/>
                <w:szCs w:val="26"/>
              </w:rPr>
              <w:t>Developing multi-platform desktop applications with .NET Core 3 and Visual Studio 2019.: Build C# GUI application for macOS, Linux and Windows. (Developing multiplatform C# GUI applications)</w:t>
            </w:r>
          </w:p>
        </w:tc>
      </w:tr>
    </w:tbl>
    <w:p w14:paraId="4C1DD3A8" w14:textId="77777777" w:rsidR="00932745" w:rsidRDefault="00932745">
      <w:pPr>
        <w:divId w:val="548106428"/>
        <w:rPr>
          <w:ins w:id="757" w:author="ndhien@cit.udn.vn" w:date="2021-03-24T12:11:00Z"/>
          <w:noProof/>
        </w:rPr>
      </w:pPr>
    </w:p>
    <w:p w14:paraId="739536DD" w14:textId="2F4DB67D" w:rsidR="00347C7F" w:rsidDel="00932745" w:rsidRDefault="00347C7F" w:rsidP="00750B87">
      <w:pPr>
        <w:pStyle w:val="ListParagraph"/>
        <w:numPr>
          <w:ilvl w:val="0"/>
          <w:numId w:val="107"/>
        </w:numPr>
        <w:spacing w:before="80" w:after="80"/>
        <w:ind w:left="426" w:hanging="426"/>
        <w:rPr>
          <w:del w:id="758" w:author="ndhien@cit.udn.vn" w:date="2021-03-24T12:11:00Z"/>
          <w:noProof/>
          <w:sz w:val="20"/>
          <w:szCs w:val="20"/>
        </w:rPr>
      </w:pPr>
    </w:p>
    <w:p w14:paraId="73A53655" w14:textId="4C039948" w:rsidR="009D45CA" w:rsidDel="00347C7F" w:rsidRDefault="009D45CA" w:rsidP="00750B87">
      <w:pPr>
        <w:pStyle w:val="ListParagraph"/>
        <w:numPr>
          <w:ilvl w:val="0"/>
          <w:numId w:val="107"/>
        </w:numPr>
        <w:spacing w:before="80" w:after="80"/>
        <w:ind w:left="426" w:hanging="426"/>
        <w:rPr>
          <w:del w:id="759" w:author="ndhien@cit.udn.vn" w:date="2021-03-24T12:10:00Z"/>
          <w:noProof/>
          <w:sz w:val="20"/>
          <w:szCs w:val="20"/>
        </w:rPr>
      </w:pPr>
    </w:p>
    <w:p w14:paraId="7286F969" w14:textId="6F46EF5B" w:rsidR="009D45CA" w:rsidDel="009D45CA" w:rsidRDefault="009D45CA" w:rsidP="00750B87">
      <w:pPr>
        <w:pStyle w:val="ListParagraph"/>
        <w:numPr>
          <w:ilvl w:val="0"/>
          <w:numId w:val="107"/>
        </w:numPr>
        <w:spacing w:before="80" w:after="80"/>
        <w:ind w:left="426" w:hanging="426"/>
        <w:rPr>
          <w:del w:id="760" w:author="ndhien@cit.udn.vn" w:date="2021-03-24T12:09:00Z"/>
          <w:noProof/>
          <w:sz w:val="20"/>
          <w:szCs w:val="20"/>
        </w:rPr>
      </w:pPr>
    </w:p>
    <w:p w14:paraId="66F4631A" w14:textId="54D7567F" w:rsidR="00A428B6" w:rsidDel="009D45CA" w:rsidRDefault="00A428B6" w:rsidP="00750B87">
      <w:pPr>
        <w:pStyle w:val="ListParagraph"/>
        <w:numPr>
          <w:ilvl w:val="0"/>
          <w:numId w:val="107"/>
        </w:numPr>
        <w:spacing w:before="80" w:after="80"/>
        <w:ind w:left="426" w:hanging="426"/>
        <w:rPr>
          <w:del w:id="761" w:author="ndhien@cit.udn.vn" w:date="2021-03-24T12:09:00Z"/>
          <w:noProof/>
          <w:sz w:val="20"/>
          <w:szCs w:val="20"/>
        </w:rPr>
      </w:pPr>
    </w:p>
    <w:p w14:paraId="24937AC4" w14:textId="6DDFC55D" w:rsidR="001924B5" w:rsidDel="00A428B6" w:rsidRDefault="001924B5" w:rsidP="00750B87">
      <w:pPr>
        <w:pStyle w:val="ListParagraph"/>
        <w:numPr>
          <w:ilvl w:val="0"/>
          <w:numId w:val="107"/>
        </w:numPr>
        <w:spacing w:before="80" w:after="80"/>
        <w:ind w:left="426" w:hanging="426"/>
        <w:rPr>
          <w:del w:id="762" w:author="ndhien@cit.udn.vn" w:date="2021-03-24T12:08:00Z"/>
          <w:noProof/>
          <w:sz w:val="20"/>
          <w:szCs w:val="20"/>
        </w:rPr>
      </w:pPr>
    </w:p>
    <w:p w14:paraId="48A0D2A8" w14:textId="19518E7C" w:rsidR="005F1FAA" w:rsidDel="001924B5" w:rsidRDefault="005F1FAA" w:rsidP="00750B87">
      <w:pPr>
        <w:pStyle w:val="ListParagraph"/>
        <w:numPr>
          <w:ilvl w:val="0"/>
          <w:numId w:val="107"/>
        </w:numPr>
        <w:spacing w:before="80" w:after="80"/>
        <w:ind w:left="426" w:hanging="426"/>
        <w:rPr>
          <w:del w:id="763" w:author="ndhien@cit.udn.vn" w:date="2021-03-24T12:07:00Z"/>
          <w:noProof/>
          <w:sz w:val="20"/>
          <w:szCs w:val="20"/>
        </w:rPr>
      </w:pPr>
    </w:p>
    <w:p w14:paraId="10EF0D96" w14:textId="0A58EB96" w:rsidR="005F1FAA" w:rsidDel="005F1FAA" w:rsidRDefault="005F1FAA" w:rsidP="00750B87">
      <w:pPr>
        <w:pStyle w:val="ListParagraph"/>
        <w:numPr>
          <w:ilvl w:val="0"/>
          <w:numId w:val="107"/>
        </w:numPr>
        <w:spacing w:before="80" w:after="80"/>
        <w:ind w:left="426" w:hanging="426"/>
        <w:rPr>
          <w:del w:id="764" w:author="ndhien@cit.udn.vn" w:date="2021-03-24T12:07:00Z"/>
          <w:noProof/>
          <w:sz w:val="20"/>
          <w:szCs w:val="20"/>
        </w:rPr>
      </w:pPr>
    </w:p>
    <w:p w14:paraId="3FB48E22" w14:textId="38E3E2E8" w:rsidR="00F83E27" w:rsidDel="005F1FAA" w:rsidRDefault="00F83E27" w:rsidP="00750B87">
      <w:pPr>
        <w:pStyle w:val="ListParagraph"/>
        <w:numPr>
          <w:ilvl w:val="0"/>
          <w:numId w:val="107"/>
        </w:numPr>
        <w:spacing w:before="80" w:after="80"/>
        <w:ind w:left="426" w:hanging="426"/>
        <w:rPr>
          <w:del w:id="765" w:author="ndhien@cit.udn.vn" w:date="2021-03-24T12:07:00Z"/>
          <w:noProof/>
          <w:sz w:val="20"/>
          <w:szCs w:val="20"/>
        </w:rPr>
      </w:pPr>
    </w:p>
    <w:p w14:paraId="00199D84" w14:textId="4CCA9B28" w:rsidR="00E913EF" w:rsidRPr="007A16CC" w:rsidDel="00F83E27" w:rsidRDefault="00E913EF" w:rsidP="00320C61">
      <w:pPr>
        <w:pStyle w:val="Heading1"/>
        <w:tabs>
          <w:tab w:val="left" w:pos="1299"/>
          <w:tab w:val="center" w:pos="4536"/>
        </w:tabs>
        <w:spacing w:before="80" w:after="80"/>
        <w:rPr>
          <w:del w:id="766" w:author="ndhien@cit.udn.vn" w:date="2021-03-24T12:02:00Z"/>
          <w:b w:val="0"/>
          <w:i/>
          <w:noProof/>
          <w:szCs w:val="36"/>
        </w:rPr>
      </w:pPr>
    </w:p>
    <w:tbl>
      <w:tblPr>
        <w:tblW w:w="4735" w:type="pct"/>
        <w:tblCellSpacing w:w="15" w:type="dxa"/>
        <w:tblCellMar>
          <w:top w:w="15" w:type="dxa"/>
          <w:left w:w="15" w:type="dxa"/>
          <w:bottom w:w="15" w:type="dxa"/>
          <w:right w:w="15" w:type="dxa"/>
        </w:tblCellMar>
        <w:tblLook w:val="04A0" w:firstRow="1" w:lastRow="0" w:firstColumn="1" w:lastColumn="0" w:noHBand="0" w:noVBand="1"/>
      </w:tblPr>
      <w:tblGrid>
        <w:gridCol w:w="8676"/>
      </w:tblGrid>
      <w:tr w:rsidR="00E913EF" w:rsidRPr="007A16CC" w:rsidDel="00F83E27" w14:paraId="6798E87D" w14:textId="77777777" w:rsidTr="00320C61">
        <w:trPr>
          <w:trHeight w:val="38"/>
          <w:tblCellSpacing w:w="15" w:type="dxa"/>
          <w:del w:id="767" w:author="ndhien@cit.udn.vn" w:date="2021-03-24T12:02:00Z"/>
        </w:trPr>
        <w:tc>
          <w:tcPr>
            <w:tcW w:w="0" w:type="auto"/>
            <w:hideMark/>
          </w:tcPr>
          <w:p w14:paraId="71BC8074" w14:textId="77777777" w:rsidR="00E913EF" w:rsidRPr="007A16CC" w:rsidDel="00F83E27" w:rsidRDefault="00E913EF" w:rsidP="00320C61">
            <w:pPr>
              <w:pStyle w:val="Bibliography"/>
              <w:spacing w:before="120"/>
              <w:jc w:val="center"/>
              <w:rPr>
                <w:del w:id="768" w:author="ndhien@cit.udn.vn" w:date="2021-03-24T12:02:00Z"/>
                <w:rFonts w:eastAsiaTheme="minorEastAsia"/>
                <w:noProof/>
                <w:sz w:val="24"/>
              </w:rPr>
            </w:pPr>
          </w:p>
        </w:tc>
      </w:tr>
      <w:tr w:rsidR="00E913EF" w:rsidRPr="007A16CC" w:rsidDel="00F83E27" w14:paraId="783D2F55" w14:textId="77777777" w:rsidTr="00320C61">
        <w:trPr>
          <w:tblCellSpacing w:w="15" w:type="dxa"/>
          <w:del w:id="769" w:author="ndhien@cit.udn.vn" w:date="2021-03-24T12:02:00Z"/>
        </w:trPr>
        <w:tc>
          <w:tcPr>
            <w:tcW w:w="0" w:type="auto"/>
            <w:hideMark/>
          </w:tcPr>
          <w:p w14:paraId="701BDEBF" w14:textId="77777777" w:rsidR="00E913EF" w:rsidRPr="007A16CC" w:rsidDel="00F83E27" w:rsidRDefault="00E913EF" w:rsidP="00320C61">
            <w:pPr>
              <w:pStyle w:val="Bibliography"/>
              <w:spacing w:before="120"/>
              <w:jc w:val="center"/>
              <w:rPr>
                <w:del w:id="770" w:author="ndhien@cit.udn.vn" w:date="2021-03-24T12:02:00Z"/>
                <w:rFonts w:eastAsiaTheme="minorEastAsia"/>
                <w:noProof/>
                <w:sz w:val="24"/>
              </w:rPr>
            </w:pPr>
          </w:p>
        </w:tc>
      </w:tr>
      <w:tr w:rsidR="00E913EF" w:rsidRPr="007A16CC" w:rsidDel="00F83E27" w14:paraId="694E91B8" w14:textId="77777777" w:rsidTr="00320C61">
        <w:trPr>
          <w:tblCellSpacing w:w="15" w:type="dxa"/>
          <w:del w:id="771" w:author="ndhien@cit.udn.vn" w:date="2021-03-24T12:02:00Z"/>
        </w:trPr>
        <w:tc>
          <w:tcPr>
            <w:tcW w:w="0" w:type="auto"/>
            <w:hideMark/>
          </w:tcPr>
          <w:p w14:paraId="5E4DCA16" w14:textId="77777777" w:rsidR="00E913EF" w:rsidRPr="007A16CC" w:rsidDel="00F83E27" w:rsidRDefault="00D12650">
            <w:pPr>
              <w:pStyle w:val="Bibliography"/>
              <w:numPr>
                <w:ilvl w:val="0"/>
                <w:numId w:val="107"/>
              </w:numPr>
              <w:spacing w:before="120"/>
              <w:ind w:left="426" w:hanging="426"/>
              <w:rPr>
                <w:del w:id="772" w:author="ndhien@cit.udn.vn" w:date="2021-03-24T12:02:00Z"/>
                <w:rFonts w:eastAsiaTheme="minorEastAsia"/>
                <w:noProof/>
                <w:sz w:val="24"/>
              </w:rPr>
            </w:pPr>
            <w:bookmarkStart w:id="773" w:name="_Ref9524817"/>
            <w:del w:id="774" w:author="ndhien@cit.udn.vn" w:date="2021-03-24T12:02:00Z">
              <w:r w:rsidRPr="00D12650" w:rsidDel="00F83E27">
                <w:rPr>
                  <w:noProof/>
                  <w:sz w:val="24"/>
                </w:rPr>
                <w:delText xml:space="preserve">Shi, H., Xu, M., Li, R. (2018). Deep learning for household load forecasting—a novel pooling deep RNNS. IEEE Transactions on Smart Grid, 9(5), 5271–5280. </w:delText>
              </w:r>
              <w:bookmarkEnd w:id="773"/>
            </w:del>
          </w:p>
        </w:tc>
      </w:tr>
      <w:tr w:rsidR="00E913EF" w:rsidRPr="007A16CC" w:rsidDel="00F83E27" w14:paraId="5BFF0DAE" w14:textId="77777777" w:rsidTr="00320C61">
        <w:trPr>
          <w:tblCellSpacing w:w="15" w:type="dxa"/>
          <w:del w:id="775" w:author="ndhien@cit.udn.vn" w:date="2021-03-24T12:02:00Z"/>
        </w:trPr>
        <w:tc>
          <w:tcPr>
            <w:tcW w:w="0" w:type="auto"/>
            <w:hideMark/>
          </w:tcPr>
          <w:p w14:paraId="063936FC" w14:textId="77777777" w:rsidR="00E913EF" w:rsidRPr="007A16CC" w:rsidDel="00F83E27" w:rsidRDefault="00D12650" w:rsidP="00750B87">
            <w:pPr>
              <w:pStyle w:val="Bibliography"/>
              <w:numPr>
                <w:ilvl w:val="0"/>
                <w:numId w:val="107"/>
              </w:numPr>
              <w:spacing w:before="120"/>
              <w:ind w:left="426" w:hanging="426"/>
              <w:rPr>
                <w:del w:id="776" w:author="ndhien@cit.udn.vn" w:date="2021-03-24T12:02:00Z"/>
                <w:rFonts w:eastAsiaTheme="minorEastAsia"/>
                <w:noProof/>
                <w:sz w:val="24"/>
              </w:rPr>
            </w:pPr>
            <w:del w:id="777" w:author="ndhien@cit.udn.vn" w:date="2021-03-24T12:02:00Z">
              <w:r w:rsidRPr="00D12650" w:rsidDel="00F83E27">
                <w:rPr>
                  <w:noProof/>
                  <w:sz w:val="24"/>
                </w:rPr>
                <w:delText>Paul Viola and Michael Jones (2001). Rapid Object Detection using a Boosted Cascade of Simple Features. Computer Vision and pattern Recognition</w:delText>
              </w:r>
            </w:del>
          </w:p>
        </w:tc>
      </w:tr>
      <w:tr w:rsidR="00E913EF" w:rsidRPr="007A16CC" w:rsidDel="00F83E27" w14:paraId="7A26F34C" w14:textId="77777777" w:rsidTr="00750B87">
        <w:trPr>
          <w:tblCellSpacing w:w="15" w:type="dxa"/>
          <w:del w:id="778" w:author="ndhien@cit.udn.vn" w:date="2021-03-24T12:02:00Z"/>
        </w:trPr>
        <w:tc>
          <w:tcPr>
            <w:tcW w:w="0" w:type="auto"/>
          </w:tcPr>
          <w:p w14:paraId="62BCA586" w14:textId="77777777" w:rsidR="00E913EF" w:rsidRPr="007A16CC" w:rsidDel="00F83E27" w:rsidRDefault="00E913EF" w:rsidP="00320C61">
            <w:pPr>
              <w:pStyle w:val="Bibliography"/>
              <w:numPr>
                <w:ilvl w:val="0"/>
                <w:numId w:val="107"/>
              </w:numPr>
              <w:spacing w:before="120"/>
              <w:ind w:left="426" w:hanging="426"/>
              <w:rPr>
                <w:del w:id="779" w:author="ndhien@cit.udn.vn" w:date="2021-03-24T12:02:00Z"/>
                <w:rFonts w:eastAsiaTheme="minorEastAsia"/>
                <w:noProof/>
                <w:sz w:val="24"/>
              </w:rPr>
            </w:pPr>
          </w:p>
        </w:tc>
      </w:tr>
      <w:tr w:rsidR="00E913EF" w:rsidRPr="007A16CC" w:rsidDel="00F83E27" w14:paraId="07377097" w14:textId="77777777" w:rsidTr="00750B87">
        <w:trPr>
          <w:tblCellSpacing w:w="15" w:type="dxa"/>
          <w:del w:id="780" w:author="ndhien@cit.udn.vn" w:date="2021-03-24T12:02:00Z"/>
        </w:trPr>
        <w:tc>
          <w:tcPr>
            <w:tcW w:w="0" w:type="auto"/>
          </w:tcPr>
          <w:p w14:paraId="4350A0D9" w14:textId="77777777" w:rsidR="007A16CC" w:rsidRPr="007A16CC" w:rsidDel="00F83E27" w:rsidRDefault="007A16CC" w:rsidP="00320C61">
            <w:pPr>
              <w:spacing w:before="120"/>
              <w:ind w:left="426" w:hanging="426"/>
              <w:rPr>
                <w:del w:id="781" w:author="ndhien@cit.udn.vn" w:date="2021-03-24T12:02:00Z"/>
                <w:rFonts w:eastAsiaTheme="minorEastAsia"/>
                <w:noProof/>
              </w:rPr>
            </w:pPr>
          </w:p>
        </w:tc>
      </w:tr>
    </w:tbl>
    <w:p w14:paraId="0B7EC550" w14:textId="7193E6F5" w:rsidR="00BC0954" w:rsidRPr="008E28E6" w:rsidRDefault="00E913EF" w:rsidP="008E28E6">
      <w:pPr>
        <w:rPr>
          <w:noProof/>
          <w:szCs w:val="26"/>
        </w:rPr>
      </w:pPr>
      <w:r w:rsidRPr="007A16CC">
        <w:fldChar w:fldCharType="end"/>
      </w:r>
      <w:bookmarkEnd w:id="718"/>
      <w:bookmarkEnd w:id="719"/>
      <w:bookmarkEnd w:id="720"/>
      <w:bookmarkEnd w:id="721"/>
      <w:bookmarkEnd w:id="722"/>
      <w:bookmarkEnd w:id="723"/>
    </w:p>
    <w:sectPr w:rsidR="00BC0954" w:rsidRPr="008E28E6" w:rsidSect="002F798B">
      <w:headerReference w:type="default" r:id="rId46"/>
      <w:footerReference w:type="default" r:id="rId47"/>
      <w:pgSz w:w="11907" w:h="16840" w:code="9"/>
      <w:pgMar w:top="1418" w:right="1134" w:bottom="1418" w:left="1701"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256FEF" w14:textId="77777777" w:rsidR="002604C8" w:rsidRDefault="002604C8" w:rsidP="00366C8D">
      <w:r>
        <w:separator/>
      </w:r>
    </w:p>
  </w:endnote>
  <w:endnote w:type="continuationSeparator" w:id="0">
    <w:p w14:paraId="7839B907" w14:textId="77777777" w:rsidR="002604C8" w:rsidRDefault="002604C8" w:rsidP="00366C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bangkok">
    <w:altName w:val="Calibri"/>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VNtimes new roman">
    <w:altName w:val="Calibri"/>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Open Sans">
    <w:altName w:val="Times New Roman"/>
    <w:panose1 w:val="00000000000000000000"/>
    <w:charset w:val="00"/>
    <w:family w:val="roman"/>
    <w:notTrueType/>
    <w:pitch w:val="default"/>
  </w:font>
  <w:font w:name="Mulish 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283918"/>
      <w:docPartObj>
        <w:docPartGallery w:val="Page Numbers (Bottom of Page)"/>
        <w:docPartUnique/>
      </w:docPartObj>
    </w:sdtPr>
    <w:sdtEndPr>
      <w:rPr>
        <w:noProof/>
        <w:sz w:val="24"/>
        <w:szCs w:val="26"/>
      </w:rPr>
    </w:sdtEndPr>
    <w:sdtContent>
      <w:p w14:paraId="5E01F0B1" w14:textId="6660690E" w:rsidR="00711D5C" w:rsidRPr="00610750" w:rsidRDefault="00711D5C">
        <w:pPr>
          <w:pStyle w:val="Footer"/>
          <w:jc w:val="center"/>
          <w:rPr>
            <w:sz w:val="24"/>
            <w:szCs w:val="26"/>
          </w:rPr>
        </w:pPr>
        <w:r w:rsidRPr="00610750">
          <w:rPr>
            <w:sz w:val="24"/>
            <w:szCs w:val="26"/>
          </w:rPr>
          <w:fldChar w:fldCharType="begin"/>
        </w:r>
        <w:r w:rsidRPr="00610750">
          <w:rPr>
            <w:sz w:val="24"/>
            <w:szCs w:val="26"/>
          </w:rPr>
          <w:instrText xml:space="preserve"> PAGE   \* MERGEFORMAT </w:instrText>
        </w:r>
        <w:r w:rsidRPr="00610750">
          <w:rPr>
            <w:sz w:val="24"/>
            <w:szCs w:val="26"/>
          </w:rPr>
          <w:fldChar w:fldCharType="separate"/>
        </w:r>
        <w:r w:rsidR="0054417D">
          <w:rPr>
            <w:noProof/>
            <w:sz w:val="24"/>
            <w:szCs w:val="26"/>
          </w:rPr>
          <w:t>x</w:t>
        </w:r>
        <w:r w:rsidRPr="00610750">
          <w:rPr>
            <w:noProof/>
            <w:sz w:val="24"/>
            <w:szCs w:val="26"/>
          </w:rPr>
          <w:fldChar w:fldCharType="end"/>
        </w:r>
      </w:p>
    </w:sdtContent>
  </w:sdt>
  <w:p w14:paraId="0B7BA50C" w14:textId="77777777" w:rsidR="00711D5C" w:rsidRDefault="00711D5C">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8293209"/>
      <w:docPartObj>
        <w:docPartGallery w:val="Page Numbers (Bottom of Page)"/>
        <w:docPartUnique/>
      </w:docPartObj>
    </w:sdtPr>
    <w:sdtEndPr>
      <w:rPr>
        <w:noProof/>
      </w:rPr>
    </w:sdtEndPr>
    <w:sdtContent>
      <w:p w14:paraId="225726DE" w14:textId="5A5C4028" w:rsidR="00711D5C" w:rsidRDefault="00711D5C">
        <w:pPr>
          <w:pStyle w:val="Footer"/>
          <w:jc w:val="center"/>
        </w:pPr>
        <w:r>
          <w:fldChar w:fldCharType="begin"/>
        </w:r>
        <w:r>
          <w:instrText xml:space="preserve"> PAGE   \* MERGEFORMAT </w:instrText>
        </w:r>
        <w:r>
          <w:fldChar w:fldCharType="separate"/>
        </w:r>
        <w:r w:rsidR="0054417D">
          <w:rPr>
            <w:noProof/>
          </w:rPr>
          <w:t>11</w:t>
        </w:r>
        <w:r>
          <w:rPr>
            <w:noProof/>
          </w:rPr>
          <w:fldChar w:fldCharType="end"/>
        </w:r>
      </w:p>
    </w:sdtContent>
  </w:sdt>
  <w:p w14:paraId="47383A23" w14:textId="77777777" w:rsidR="00711D5C" w:rsidRDefault="00711D5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0DB5F2" w14:textId="77777777" w:rsidR="002604C8" w:rsidRDefault="002604C8" w:rsidP="00366C8D">
      <w:r>
        <w:separator/>
      </w:r>
    </w:p>
  </w:footnote>
  <w:footnote w:type="continuationSeparator" w:id="0">
    <w:p w14:paraId="3D4C6AF9" w14:textId="77777777" w:rsidR="002604C8" w:rsidRDefault="002604C8" w:rsidP="00366C8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1BC60" w14:textId="77777777" w:rsidR="00711D5C" w:rsidRDefault="00711D5C">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6745F"/>
    <w:multiLevelType w:val="multilevel"/>
    <w:tmpl w:val="4E9634B0"/>
    <w:lvl w:ilvl="0">
      <w:start w:val="1"/>
      <w:numFmt w:val="decimal"/>
      <w:lvlText w:val="%1."/>
      <w:lvlJc w:val="left"/>
      <w:pPr>
        <w:ind w:left="612" w:hanging="612"/>
      </w:pPr>
      <w:rPr>
        <w:rFonts w:hint="default"/>
      </w:rPr>
    </w:lvl>
    <w:lvl w:ilvl="1">
      <w:start w:val="1"/>
      <w:numFmt w:val="decimal"/>
      <w:lvlText w:val="%1.%2."/>
      <w:lvlJc w:val="left"/>
      <w:pPr>
        <w:ind w:left="882" w:hanging="720"/>
      </w:pPr>
      <w:rPr>
        <w:rFonts w:hint="default"/>
      </w:rPr>
    </w:lvl>
    <w:lvl w:ilvl="2">
      <w:start w:val="1"/>
      <w:numFmt w:val="decimal"/>
      <w:lvlText w:val="%1.%2.%3."/>
      <w:lvlJc w:val="left"/>
      <w:pPr>
        <w:ind w:left="1044" w:hanging="720"/>
      </w:pPr>
      <w:rPr>
        <w:rFonts w:hint="default"/>
      </w:rPr>
    </w:lvl>
    <w:lvl w:ilvl="3">
      <w:start w:val="1"/>
      <w:numFmt w:val="decimal"/>
      <w:lvlText w:val="%1.%2.%3.%4."/>
      <w:lvlJc w:val="left"/>
      <w:pPr>
        <w:ind w:left="1566" w:hanging="1080"/>
      </w:pPr>
      <w:rPr>
        <w:rFonts w:hint="default"/>
      </w:rPr>
    </w:lvl>
    <w:lvl w:ilvl="4">
      <w:start w:val="1"/>
      <w:numFmt w:val="decimal"/>
      <w:lvlText w:val="%1.%2.%3.%4.%5."/>
      <w:lvlJc w:val="left"/>
      <w:pPr>
        <w:ind w:left="1728" w:hanging="1080"/>
      </w:pPr>
      <w:rPr>
        <w:rFonts w:hint="default"/>
      </w:rPr>
    </w:lvl>
    <w:lvl w:ilvl="5">
      <w:start w:val="1"/>
      <w:numFmt w:val="decimal"/>
      <w:lvlText w:val="%1.%2.%3.%4.%5.%6."/>
      <w:lvlJc w:val="left"/>
      <w:pPr>
        <w:ind w:left="2250" w:hanging="1440"/>
      </w:pPr>
      <w:rPr>
        <w:rFonts w:hint="default"/>
      </w:rPr>
    </w:lvl>
    <w:lvl w:ilvl="6">
      <w:start w:val="1"/>
      <w:numFmt w:val="decimal"/>
      <w:lvlText w:val="%1.%2.%3.%4.%5.%6.%7."/>
      <w:lvlJc w:val="left"/>
      <w:pPr>
        <w:ind w:left="2412" w:hanging="1440"/>
      </w:pPr>
      <w:rPr>
        <w:rFonts w:hint="default"/>
      </w:rPr>
    </w:lvl>
    <w:lvl w:ilvl="7">
      <w:start w:val="1"/>
      <w:numFmt w:val="decimal"/>
      <w:lvlText w:val="%1.%2.%3.%4.%5.%6.%7.%8."/>
      <w:lvlJc w:val="left"/>
      <w:pPr>
        <w:ind w:left="2934" w:hanging="1800"/>
      </w:pPr>
      <w:rPr>
        <w:rFonts w:hint="default"/>
      </w:rPr>
    </w:lvl>
    <w:lvl w:ilvl="8">
      <w:start w:val="1"/>
      <w:numFmt w:val="decimal"/>
      <w:lvlText w:val="%1.%2.%3.%4.%5.%6.%7.%8.%9."/>
      <w:lvlJc w:val="left"/>
      <w:pPr>
        <w:ind w:left="3096" w:hanging="1800"/>
      </w:pPr>
      <w:rPr>
        <w:rFonts w:hint="default"/>
      </w:rPr>
    </w:lvl>
  </w:abstractNum>
  <w:abstractNum w:abstractNumId="1" w15:restartNumberingAfterBreak="0">
    <w:nsid w:val="01710CC5"/>
    <w:multiLevelType w:val="hybridMultilevel"/>
    <w:tmpl w:val="2A66F976"/>
    <w:lvl w:ilvl="0" w:tplc="B1CED22E">
      <w:start w:val="1"/>
      <w:numFmt w:val="bullet"/>
      <w:lvlText w:val="-"/>
      <w:lvlJc w:val="left"/>
      <w:pPr>
        <w:ind w:left="1429" w:hanging="360"/>
      </w:pPr>
      <w:rPr>
        <w:rFonts w:ascii="Verdana" w:hAnsi="Verdana"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19A325C"/>
    <w:multiLevelType w:val="hybridMultilevel"/>
    <w:tmpl w:val="5D563214"/>
    <w:lvl w:ilvl="0" w:tplc="B1CED22E">
      <w:start w:val="1"/>
      <w:numFmt w:val="bullet"/>
      <w:lvlText w:val="-"/>
      <w:lvlJc w:val="left"/>
      <w:pPr>
        <w:ind w:left="1004" w:hanging="360"/>
      </w:pPr>
      <w:rPr>
        <w:rFonts w:ascii="Verdana" w:hAnsi="Verdana"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15:restartNumberingAfterBreak="0">
    <w:nsid w:val="01FB1898"/>
    <w:multiLevelType w:val="hybridMultilevel"/>
    <w:tmpl w:val="6BF65322"/>
    <w:lvl w:ilvl="0" w:tplc="2FBC8C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2F23CA6"/>
    <w:multiLevelType w:val="hybridMultilevel"/>
    <w:tmpl w:val="E73C9DCC"/>
    <w:lvl w:ilvl="0" w:tplc="04090019">
      <w:start w:val="1"/>
      <w:numFmt w:val="lowerLetter"/>
      <w:lvlText w:val="%1."/>
      <w:lvlJc w:val="left"/>
      <w:pPr>
        <w:ind w:left="1854" w:hanging="360"/>
      </w:pPr>
      <w:rPr>
        <w:rFont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5" w15:restartNumberingAfterBreak="0">
    <w:nsid w:val="044E594C"/>
    <w:multiLevelType w:val="hybridMultilevel"/>
    <w:tmpl w:val="E4A29A56"/>
    <w:lvl w:ilvl="0" w:tplc="B1CED22E">
      <w:start w:val="1"/>
      <w:numFmt w:val="bullet"/>
      <w:lvlText w:val="-"/>
      <w:lvlJc w:val="left"/>
      <w:pPr>
        <w:ind w:left="1571" w:hanging="360"/>
      </w:pPr>
      <w:rPr>
        <w:rFonts w:ascii="Verdana" w:hAnsi="Verdana"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 w15:restartNumberingAfterBreak="0">
    <w:nsid w:val="054C5BD7"/>
    <w:multiLevelType w:val="hybridMultilevel"/>
    <w:tmpl w:val="9A9608C2"/>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682540A"/>
    <w:multiLevelType w:val="multilevel"/>
    <w:tmpl w:val="74B85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E52938"/>
    <w:multiLevelType w:val="hybridMultilevel"/>
    <w:tmpl w:val="77407138"/>
    <w:lvl w:ilvl="0" w:tplc="342E0F0A">
      <w:start w:val="2"/>
      <w:numFmt w:val="bullet"/>
      <w:lvlText w:val="-"/>
      <w:lvlJc w:val="left"/>
      <w:pPr>
        <w:ind w:left="720" w:hanging="360"/>
      </w:pPr>
      <w:rPr>
        <w:rFonts w:ascii="Times New Roman" w:eastAsia="Times New Roman" w:hAnsi="Times New Roman" w:cs="Times New Roman" w:hint="default"/>
      </w:rPr>
    </w:lvl>
    <w:lvl w:ilvl="1" w:tplc="44B2B9EE">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1F4ED5"/>
    <w:multiLevelType w:val="hybridMultilevel"/>
    <w:tmpl w:val="19AAD34E"/>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728385F"/>
    <w:multiLevelType w:val="hybridMultilevel"/>
    <w:tmpl w:val="52C83992"/>
    <w:lvl w:ilvl="0" w:tplc="B1CED22E">
      <w:start w:val="1"/>
      <w:numFmt w:val="bullet"/>
      <w:lvlText w:val="-"/>
      <w:lvlJc w:val="left"/>
      <w:pPr>
        <w:ind w:left="1004" w:hanging="360"/>
      </w:pPr>
      <w:rPr>
        <w:rFonts w:ascii="Verdana" w:hAnsi="Verdana"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15:restartNumberingAfterBreak="0">
    <w:nsid w:val="07DA60B6"/>
    <w:multiLevelType w:val="hybridMultilevel"/>
    <w:tmpl w:val="D400950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15:restartNumberingAfterBreak="0">
    <w:nsid w:val="07EF7EDB"/>
    <w:multiLevelType w:val="hybridMultilevel"/>
    <w:tmpl w:val="F7064A4E"/>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8444B53"/>
    <w:multiLevelType w:val="multilevel"/>
    <w:tmpl w:val="07F81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8845F7C"/>
    <w:multiLevelType w:val="hybridMultilevel"/>
    <w:tmpl w:val="5F747A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9412D74"/>
    <w:multiLevelType w:val="hybridMultilevel"/>
    <w:tmpl w:val="FB1034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97F713B"/>
    <w:multiLevelType w:val="hybridMultilevel"/>
    <w:tmpl w:val="765C3D42"/>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A0F2293"/>
    <w:multiLevelType w:val="hybridMultilevel"/>
    <w:tmpl w:val="4400122A"/>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ACA25F2"/>
    <w:multiLevelType w:val="hybridMultilevel"/>
    <w:tmpl w:val="DBDAF5E2"/>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AFE57C1"/>
    <w:multiLevelType w:val="hybridMultilevel"/>
    <w:tmpl w:val="AFAE35B6"/>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C456CE4"/>
    <w:multiLevelType w:val="hybridMultilevel"/>
    <w:tmpl w:val="55806C90"/>
    <w:lvl w:ilvl="0" w:tplc="B1CED22E">
      <w:start w:val="1"/>
      <w:numFmt w:val="bullet"/>
      <w:lvlText w:val="-"/>
      <w:lvlJc w:val="left"/>
      <w:pPr>
        <w:ind w:left="2520" w:hanging="360"/>
      </w:pPr>
      <w:rPr>
        <w:rFonts w:ascii="Verdana" w:hAnsi="Verdana"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0F4D2B5D"/>
    <w:multiLevelType w:val="hybridMultilevel"/>
    <w:tmpl w:val="7B2CD8DE"/>
    <w:lvl w:ilvl="0" w:tplc="B1CED22E">
      <w:start w:val="1"/>
      <w:numFmt w:val="bullet"/>
      <w:lvlText w:val="-"/>
      <w:lvlJc w:val="left"/>
      <w:pPr>
        <w:ind w:left="2610" w:hanging="360"/>
      </w:pPr>
      <w:rPr>
        <w:rFonts w:ascii="Verdana" w:hAnsi="Verdana"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22" w15:restartNumberingAfterBreak="0">
    <w:nsid w:val="0FD47053"/>
    <w:multiLevelType w:val="hybridMultilevel"/>
    <w:tmpl w:val="EB4ECDD8"/>
    <w:lvl w:ilvl="0" w:tplc="0B4E11AC">
      <w:start w:val="1"/>
      <w:numFmt w:val="bullet"/>
      <w:lvlText w:val="-"/>
      <w:lvlJc w:val="left"/>
      <w:pPr>
        <w:ind w:left="1288" w:hanging="360"/>
      </w:pPr>
      <w:rPr>
        <w:rFonts w:ascii="Times New Roman" w:hAnsi="Times New Roman" w:hint="default"/>
        <w:b/>
        <w:sz w:val="26"/>
        <w:szCs w:val="26"/>
      </w:rPr>
    </w:lvl>
    <w:lvl w:ilvl="1" w:tplc="04090003" w:tentative="1">
      <w:start w:val="1"/>
      <w:numFmt w:val="bullet"/>
      <w:lvlText w:val="o"/>
      <w:lvlJc w:val="left"/>
      <w:pPr>
        <w:ind w:left="2008" w:hanging="360"/>
      </w:pPr>
      <w:rPr>
        <w:rFonts w:ascii="Courier New" w:hAnsi="Courier New" w:cs="Courier New"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23" w15:restartNumberingAfterBreak="0">
    <w:nsid w:val="10DC7998"/>
    <w:multiLevelType w:val="multilevel"/>
    <w:tmpl w:val="72767AE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128B0E84"/>
    <w:multiLevelType w:val="hybridMultilevel"/>
    <w:tmpl w:val="863C14C2"/>
    <w:lvl w:ilvl="0" w:tplc="B1CED22E">
      <w:start w:val="1"/>
      <w:numFmt w:val="bullet"/>
      <w:lvlText w:val="-"/>
      <w:lvlJc w:val="left"/>
      <w:pPr>
        <w:ind w:left="2160" w:hanging="360"/>
      </w:pPr>
      <w:rPr>
        <w:rFonts w:ascii="Verdana" w:hAnsi="Verdan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139B5317"/>
    <w:multiLevelType w:val="hybridMultilevel"/>
    <w:tmpl w:val="B92EC1F8"/>
    <w:lvl w:ilvl="0" w:tplc="342E0F0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4594FB8"/>
    <w:multiLevelType w:val="hybridMultilevel"/>
    <w:tmpl w:val="FD8458E2"/>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7B5221"/>
    <w:multiLevelType w:val="hybridMultilevel"/>
    <w:tmpl w:val="64BE292C"/>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6986DF2"/>
    <w:multiLevelType w:val="hybridMultilevel"/>
    <w:tmpl w:val="37C29328"/>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7277022"/>
    <w:multiLevelType w:val="hybridMultilevel"/>
    <w:tmpl w:val="2DFC83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B6183E10">
      <w:start w:val="3"/>
      <w:numFmt w:val="bullet"/>
      <w:lvlText w:val=""/>
      <w:lvlJc w:val="left"/>
      <w:pPr>
        <w:ind w:left="2340" w:hanging="360"/>
      </w:pPr>
      <w:rPr>
        <w:rFonts w:ascii="Wingdings" w:eastAsia="Times New Roman" w:hAnsi="Wingdings" w:cs="Times New Roman" w:hint="default"/>
      </w:rPr>
    </w:lvl>
    <w:lvl w:ilvl="3" w:tplc="FB6AC740">
      <w:start w:val="2"/>
      <w:numFmt w:val="bullet"/>
      <w:lvlText w:val=""/>
      <w:lvlJc w:val="left"/>
      <w:pPr>
        <w:ind w:left="2880" w:hanging="360"/>
      </w:pPr>
      <w:rPr>
        <w:rFonts w:ascii="Symbol" w:eastAsia="Times New Roman" w:hAnsi="Symbol" w:cs="Times New Roman"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97F51B3"/>
    <w:multiLevelType w:val="hybridMultilevel"/>
    <w:tmpl w:val="1D686D08"/>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D335FB0"/>
    <w:multiLevelType w:val="hybridMultilevel"/>
    <w:tmpl w:val="724C5F18"/>
    <w:lvl w:ilvl="0" w:tplc="0B4E11AC">
      <w:start w:val="1"/>
      <w:numFmt w:val="bullet"/>
      <w:lvlText w:val="-"/>
      <w:lvlJc w:val="left"/>
      <w:pPr>
        <w:ind w:left="1211" w:hanging="360"/>
      </w:pPr>
      <w:rPr>
        <w:rFonts w:ascii="Times New Roman" w:hAnsi="Times New Roman" w:hint="default"/>
        <w:b/>
        <w:sz w:val="26"/>
        <w:szCs w:val="26"/>
      </w:rPr>
    </w:lvl>
    <w:lvl w:ilvl="1" w:tplc="A37AF374">
      <w:start w:val="1"/>
      <w:numFmt w:val="upperLetter"/>
      <w:lvlText w:val="%2."/>
      <w:lvlJc w:val="left"/>
      <w:pPr>
        <w:ind w:left="1581" w:hanging="360"/>
      </w:pPr>
      <w:rPr>
        <w:rFonts w:hint="default"/>
      </w:rPr>
    </w:lvl>
    <w:lvl w:ilvl="2" w:tplc="0409001B" w:tentative="1">
      <w:start w:val="1"/>
      <w:numFmt w:val="lowerRoman"/>
      <w:lvlText w:val="%3."/>
      <w:lvlJc w:val="right"/>
      <w:pPr>
        <w:ind w:left="2301" w:hanging="180"/>
      </w:pPr>
    </w:lvl>
    <w:lvl w:ilvl="3" w:tplc="0409000F" w:tentative="1">
      <w:start w:val="1"/>
      <w:numFmt w:val="decimal"/>
      <w:lvlText w:val="%4."/>
      <w:lvlJc w:val="left"/>
      <w:pPr>
        <w:ind w:left="3021" w:hanging="360"/>
      </w:pPr>
    </w:lvl>
    <w:lvl w:ilvl="4" w:tplc="04090019" w:tentative="1">
      <w:start w:val="1"/>
      <w:numFmt w:val="lowerLetter"/>
      <w:lvlText w:val="%5."/>
      <w:lvlJc w:val="left"/>
      <w:pPr>
        <w:ind w:left="3741" w:hanging="360"/>
      </w:pPr>
    </w:lvl>
    <w:lvl w:ilvl="5" w:tplc="0409001B" w:tentative="1">
      <w:start w:val="1"/>
      <w:numFmt w:val="lowerRoman"/>
      <w:lvlText w:val="%6."/>
      <w:lvlJc w:val="right"/>
      <w:pPr>
        <w:ind w:left="4461" w:hanging="180"/>
      </w:pPr>
    </w:lvl>
    <w:lvl w:ilvl="6" w:tplc="0409000F" w:tentative="1">
      <w:start w:val="1"/>
      <w:numFmt w:val="decimal"/>
      <w:lvlText w:val="%7."/>
      <w:lvlJc w:val="left"/>
      <w:pPr>
        <w:ind w:left="5181" w:hanging="360"/>
      </w:pPr>
    </w:lvl>
    <w:lvl w:ilvl="7" w:tplc="04090019" w:tentative="1">
      <w:start w:val="1"/>
      <w:numFmt w:val="lowerLetter"/>
      <w:lvlText w:val="%8."/>
      <w:lvlJc w:val="left"/>
      <w:pPr>
        <w:ind w:left="5901" w:hanging="360"/>
      </w:pPr>
    </w:lvl>
    <w:lvl w:ilvl="8" w:tplc="0409001B" w:tentative="1">
      <w:start w:val="1"/>
      <w:numFmt w:val="lowerRoman"/>
      <w:lvlText w:val="%9."/>
      <w:lvlJc w:val="right"/>
      <w:pPr>
        <w:ind w:left="6621" w:hanging="180"/>
      </w:pPr>
    </w:lvl>
  </w:abstractNum>
  <w:abstractNum w:abstractNumId="32" w15:restartNumberingAfterBreak="0">
    <w:nsid w:val="1D5B5079"/>
    <w:multiLevelType w:val="hybridMultilevel"/>
    <w:tmpl w:val="0ABC46DC"/>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E443D5A"/>
    <w:multiLevelType w:val="hybridMultilevel"/>
    <w:tmpl w:val="D3641FA8"/>
    <w:lvl w:ilvl="0" w:tplc="5D38CADC">
      <w:start w:val="10"/>
      <w:numFmt w:val="bullet"/>
      <w:lvlText w:val=""/>
      <w:lvlJc w:val="left"/>
      <w:pPr>
        <w:ind w:left="2421" w:hanging="360"/>
      </w:pPr>
      <w:rPr>
        <w:rFonts w:ascii="Symbol" w:eastAsia="Times New Roman" w:hAnsi="Symbol" w:cs="Times New Roman"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34" w15:restartNumberingAfterBreak="0">
    <w:nsid w:val="1EA714FC"/>
    <w:multiLevelType w:val="hybridMultilevel"/>
    <w:tmpl w:val="4224C954"/>
    <w:lvl w:ilvl="0" w:tplc="2254792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1F5F4055"/>
    <w:multiLevelType w:val="hybridMultilevel"/>
    <w:tmpl w:val="96C0ABAE"/>
    <w:lvl w:ilvl="0" w:tplc="B1CED22E">
      <w:start w:val="1"/>
      <w:numFmt w:val="bullet"/>
      <w:lvlText w:val="-"/>
      <w:lvlJc w:val="left"/>
      <w:pPr>
        <w:ind w:left="1004" w:hanging="360"/>
      </w:pPr>
      <w:rPr>
        <w:rFonts w:ascii="Verdana" w:hAnsi="Verdana"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6" w15:restartNumberingAfterBreak="0">
    <w:nsid w:val="1F621922"/>
    <w:multiLevelType w:val="multilevel"/>
    <w:tmpl w:val="174E8E5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1FA71011"/>
    <w:multiLevelType w:val="hybridMultilevel"/>
    <w:tmpl w:val="16480F48"/>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0883E5F"/>
    <w:multiLevelType w:val="hybridMultilevel"/>
    <w:tmpl w:val="FFB44EBA"/>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0BA2A2D"/>
    <w:multiLevelType w:val="hybridMultilevel"/>
    <w:tmpl w:val="8FF2B56E"/>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23927B5"/>
    <w:multiLevelType w:val="hybridMultilevel"/>
    <w:tmpl w:val="84AC29AC"/>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2E32936"/>
    <w:multiLevelType w:val="hybridMultilevel"/>
    <w:tmpl w:val="569E574E"/>
    <w:lvl w:ilvl="0" w:tplc="0B4E11AC">
      <w:start w:val="1"/>
      <w:numFmt w:val="bullet"/>
      <w:lvlText w:val="-"/>
      <w:lvlJc w:val="left"/>
      <w:pPr>
        <w:ind w:left="754" w:hanging="360"/>
      </w:pPr>
      <w:rPr>
        <w:rFonts w:ascii="Times New Roman" w:hAnsi="Times New Roman" w:hint="default"/>
        <w:b/>
        <w:sz w:val="26"/>
        <w:szCs w:val="26"/>
      </w:rPr>
    </w:lvl>
    <w:lvl w:ilvl="1" w:tplc="04090003" w:tentative="1">
      <w:start w:val="1"/>
      <w:numFmt w:val="bullet"/>
      <w:lvlText w:val="o"/>
      <w:lvlJc w:val="left"/>
      <w:pPr>
        <w:ind w:left="1474" w:hanging="360"/>
      </w:pPr>
      <w:rPr>
        <w:rFonts w:ascii="Courier New" w:hAnsi="Courier New" w:cs="Courier New" w:hint="default"/>
      </w:rPr>
    </w:lvl>
    <w:lvl w:ilvl="2" w:tplc="04090005" w:tentative="1">
      <w:start w:val="1"/>
      <w:numFmt w:val="bullet"/>
      <w:lvlText w:val=""/>
      <w:lvlJc w:val="left"/>
      <w:pPr>
        <w:ind w:left="2194" w:hanging="360"/>
      </w:pPr>
      <w:rPr>
        <w:rFonts w:ascii="Wingdings" w:hAnsi="Wingdings" w:hint="default"/>
      </w:rPr>
    </w:lvl>
    <w:lvl w:ilvl="3" w:tplc="04090001" w:tentative="1">
      <w:start w:val="1"/>
      <w:numFmt w:val="bullet"/>
      <w:lvlText w:val=""/>
      <w:lvlJc w:val="left"/>
      <w:pPr>
        <w:ind w:left="2914" w:hanging="360"/>
      </w:pPr>
      <w:rPr>
        <w:rFonts w:ascii="Symbol" w:hAnsi="Symbol" w:hint="default"/>
      </w:rPr>
    </w:lvl>
    <w:lvl w:ilvl="4" w:tplc="04090003" w:tentative="1">
      <w:start w:val="1"/>
      <w:numFmt w:val="bullet"/>
      <w:lvlText w:val="o"/>
      <w:lvlJc w:val="left"/>
      <w:pPr>
        <w:ind w:left="3634" w:hanging="360"/>
      </w:pPr>
      <w:rPr>
        <w:rFonts w:ascii="Courier New" w:hAnsi="Courier New" w:cs="Courier New" w:hint="default"/>
      </w:rPr>
    </w:lvl>
    <w:lvl w:ilvl="5" w:tplc="04090005" w:tentative="1">
      <w:start w:val="1"/>
      <w:numFmt w:val="bullet"/>
      <w:lvlText w:val=""/>
      <w:lvlJc w:val="left"/>
      <w:pPr>
        <w:ind w:left="4354" w:hanging="360"/>
      </w:pPr>
      <w:rPr>
        <w:rFonts w:ascii="Wingdings" w:hAnsi="Wingdings" w:hint="default"/>
      </w:rPr>
    </w:lvl>
    <w:lvl w:ilvl="6" w:tplc="04090001" w:tentative="1">
      <w:start w:val="1"/>
      <w:numFmt w:val="bullet"/>
      <w:lvlText w:val=""/>
      <w:lvlJc w:val="left"/>
      <w:pPr>
        <w:ind w:left="5074" w:hanging="360"/>
      </w:pPr>
      <w:rPr>
        <w:rFonts w:ascii="Symbol" w:hAnsi="Symbol" w:hint="default"/>
      </w:rPr>
    </w:lvl>
    <w:lvl w:ilvl="7" w:tplc="04090003" w:tentative="1">
      <w:start w:val="1"/>
      <w:numFmt w:val="bullet"/>
      <w:lvlText w:val="o"/>
      <w:lvlJc w:val="left"/>
      <w:pPr>
        <w:ind w:left="5794" w:hanging="360"/>
      </w:pPr>
      <w:rPr>
        <w:rFonts w:ascii="Courier New" w:hAnsi="Courier New" w:cs="Courier New" w:hint="default"/>
      </w:rPr>
    </w:lvl>
    <w:lvl w:ilvl="8" w:tplc="04090005" w:tentative="1">
      <w:start w:val="1"/>
      <w:numFmt w:val="bullet"/>
      <w:lvlText w:val=""/>
      <w:lvlJc w:val="left"/>
      <w:pPr>
        <w:ind w:left="6514" w:hanging="360"/>
      </w:pPr>
      <w:rPr>
        <w:rFonts w:ascii="Wingdings" w:hAnsi="Wingdings" w:hint="default"/>
      </w:rPr>
    </w:lvl>
  </w:abstractNum>
  <w:abstractNum w:abstractNumId="42" w15:restartNumberingAfterBreak="0">
    <w:nsid w:val="24BE565E"/>
    <w:multiLevelType w:val="hybridMultilevel"/>
    <w:tmpl w:val="38EAE688"/>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6EE2DE2"/>
    <w:multiLevelType w:val="hybridMultilevel"/>
    <w:tmpl w:val="CB6EDD7A"/>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75D5B9C"/>
    <w:multiLevelType w:val="hybridMultilevel"/>
    <w:tmpl w:val="8380306C"/>
    <w:lvl w:ilvl="0" w:tplc="0ED69D80">
      <w:start w:val="1"/>
      <w:numFmt w:val="bullet"/>
      <w:lvlText w:val="-"/>
      <w:lvlJc w:val="left"/>
      <w:pPr>
        <w:ind w:left="720" w:hanging="360"/>
      </w:pPr>
      <w:rPr>
        <w:rFonts w:ascii="Times New Roman" w:hAnsi="Times New Roman" w:cs="Times New Roman"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8B55ECC"/>
    <w:multiLevelType w:val="multilevel"/>
    <w:tmpl w:val="FAB6DF66"/>
    <w:lvl w:ilvl="0">
      <w:start w:val="3"/>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6" w15:restartNumberingAfterBreak="0">
    <w:nsid w:val="2924754D"/>
    <w:multiLevelType w:val="hybridMultilevel"/>
    <w:tmpl w:val="1AAE0E3E"/>
    <w:lvl w:ilvl="0" w:tplc="0ED69D80">
      <w:start w:val="1"/>
      <w:numFmt w:val="bullet"/>
      <w:lvlText w:val="-"/>
      <w:lvlJc w:val="left"/>
      <w:pPr>
        <w:ind w:left="720" w:hanging="360"/>
      </w:pPr>
      <w:rPr>
        <w:rFonts w:ascii="Times New Roman" w:hAnsi="Times New Roman" w:cs="Times New Roman"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9DB651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29F004A9"/>
    <w:multiLevelType w:val="hybridMultilevel"/>
    <w:tmpl w:val="132CBB5E"/>
    <w:lvl w:ilvl="0" w:tplc="218A353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2B701635"/>
    <w:multiLevelType w:val="hybridMultilevel"/>
    <w:tmpl w:val="6AE06AF8"/>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BA74FCC"/>
    <w:multiLevelType w:val="hybridMultilevel"/>
    <w:tmpl w:val="04523658"/>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2C2C4044"/>
    <w:multiLevelType w:val="multilevel"/>
    <w:tmpl w:val="566AA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C4517AE"/>
    <w:multiLevelType w:val="hybridMultilevel"/>
    <w:tmpl w:val="3F2A828A"/>
    <w:lvl w:ilvl="0" w:tplc="B1CED22E">
      <w:start w:val="1"/>
      <w:numFmt w:val="bullet"/>
      <w:lvlText w:val="-"/>
      <w:lvlJc w:val="left"/>
      <w:pPr>
        <w:ind w:left="1004" w:hanging="360"/>
      </w:pPr>
      <w:rPr>
        <w:rFonts w:ascii="Verdana" w:hAnsi="Verdana"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3" w15:restartNumberingAfterBreak="0">
    <w:nsid w:val="2CC23B40"/>
    <w:multiLevelType w:val="hybridMultilevel"/>
    <w:tmpl w:val="947846AA"/>
    <w:lvl w:ilvl="0" w:tplc="342E0F0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D415EA7"/>
    <w:multiLevelType w:val="hybridMultilevel"/>
    <w:tmpl w:val="07A23796"/>
    <w:lvl w:ilvl="0" w:tplc="0B4E11AC">
      <w:start w:val="1"/>
      <w:numFmt w:val="bullet"/>
      <w:lvlText w:val="-"/>
      <w:lvlJc w:val="left"/>
      <w:pPr>
        <w:ind w:left="780" w:hanging="360"/>
      </w:pPr>
      <w:rPr>
        <w:rFonts w:ascii="Times New Roman" w:hAnsi="Times New Roman" w:hint="default"/>
        <w:b/>
        <w:sz w:val="26"/>
        <w:szCs w:val="26"/>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5" w15:restartNumberingAfterBreak="0">
    <w:nsid w:val="2D5851A5"/>
    <w:multiLevelType w:val="hybridMultilevel"/>
    <w:tmpl w:val="B61248AE"/>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2D6A6E4E"/>
    <w:multiLevelType w:val="hybridMultilevel"/>
    <w:tmpl w:val="CBE25ACE"/>
    <w:lvl w:ilvl="0" w:tplc="B1CED22E">
      <w:start w:val="1"/>
      <w:numFmt w:val="bullet"/>
      <w:lvlText w:val="-"/>
      <w:lvlJc w:val="left"/>
      <w:pPr>
        <w:ind w:left="927"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2D9A1622"/>
    <w:multiLevelType w:val="hybridMultilevel"/>
    <w:tmpl w:val="9EA4A3E0"/>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2F2015A2"/>
    <w:multiLevelType w:val="hybridMultilevel"/>
    <w:tmpl w:val="12F6B9BA"/>
    <w:lvl w:ilvl="0" w:tplc="AE6CD48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301256FC"/>
    <w:multiLevelType w:val="hybridMultilevel"/>
    <w:tmpl w:val="A3A6B89E"/>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30723FE8"/>
    <w:multiLevelType w:val="hybridMultilevel"/>
    <w:tmpl w:val="D806039E"/>
    <w:lvl w:ilvl="0" w:tplc="218A3536">
      <w:start w:val="1"/>
      <w:numFmt w:val="decimal"/>
      <w:lvlText w:val="2.%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61" w15:restartNumberingAfterBreak="0">
    <w:nsid w:val="30E9202E"/>
    <w:multiLevelType w:val="hybridMultilevel"/>
    <w:tmpl w:val="E6D03928"/>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0EF0EB4"/>
    <w:multiLevelType w:val="hybridMultilevel"/>
    <w:tmpl w:val="60AAD87C"/>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63" w15:restartNumberingAfterBreak="0">
    <w:nsid w:val="31000D1B"/>
    <w:multiLevelType w:val="hybridMultilevel"/>
    <w:tmpl w:val="CD7EF1A2"/>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25E6CF6"/>
    <w:multiLevelType w:val="multilevel"/>
    <w:tmpl w:val="72767AE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5" w15:restartNumberingAfterBreak="0">
    <w:nsid w:val="32C149A7"/>
    <w:multiLevelType w:val="hybridMultilevel"/>
    <w:tmpl w:val="F01A9B3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500047E"/>
    <w:multiLevelType w:val="hybridMultilevel"/>
    <w:tmpl w:val="137CC642"/>
    <w:lvl w:ilvl="0" w:tplc="2BD02A1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15:restartNumberingAfterBreak="0">
    <w:nsid w:val="36D42C43"/>
    <w:multiLevelType w:val="hybridMultilevel"/>
    <w:tmpl w:val="A2DE947A"/>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379B7066"/>
    <w:multiLevelType w:val="hybridMultilevel"/>
    <w:tmpl w:val="6FEC3466"/>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7F907DF"/>
    <w:multiLevelType w:val="hybridMultilevel"/>
    <w:tmpl w:val="697C5C0C"/>
    <w:lvl w:ilvl="0" w:tplc="218A353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38BF43AB"/>
    <w:multiLevelType w:val="hybridMultilevel"/>
    <w:tmpl w:val="5844BCD6"/>
    <w:lvl w:ilvl="0" w:tplc="B1CED22E">
      <w:start w:val="1"/>
      <w:numFmt w:val="bullet"/>
      <w:lvlText w:val="-"/>
      <w:lvlJc w:val="left"/>
      <w:pPr>
        <w:ind w:left="1854" w:hanging="360"/>
      </w:pPr>
      <w:rPr>
        <w:rFonts w:ascii="Verdana" w:hAnsi="Verdana"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71" w15:restartNumberingAfterBreak="0">
    <w:nsid w:val="391C16A6"/>
    <w:multiLevelType w:val="hybridMultilevel"/>
    <w:tmpl w:val="995839AA"/>
    <w:lvl w:ilvl="0" w:tplc="ED44D97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3BDD577C"/>
    <w:multiLevelType w:val="hybridMultilevel"/>
    <w:tmpl w:val="D30E54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3C2766CA"/>
    <w:multiLevelType w:val="hybridMultilevel"/>
    <w:tmpl w:val="4EFEC97A"/>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3C4324DE"/>
    <w:multiLevelType w:val="hybridMultilevel"/>
    <w:tmpl w:val="14E61BB2"/>
    <w:lvl w:ilvl="0" w:tplc="342E0F0A">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15:restartNumberingAfterBreak="0">
    <w:nsid w:val="3D437F96"/>
    <w:multiLevelType w:val="hybridMultilevel"/>
    <w:tmpl w:val="E64C9DEE"/>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3D552704"/>
    <w:multiLevelType w:val="hybridMultilevel"/>
    <w:tmpl w:val="E91C7D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15:restartNumberingAfterBreak="0">
    <w:nsid w:val="3D907BDE"/>
    <w:multiLevelType w:val="hybridMultilevel"/>
    <w:tmpl w:val="F35A6AB2"/>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3E9C1DDE"/>
    <w:multiLevelType w:val="hybridMultilevel"/>
    <w:tmpl w:val="F1029494"/>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3FB42EA4"/>
    <w:multiLevelType w:val="hybridMultilevel"/>
    <w:tmpl w:val="1BE0CD48"/>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3FBD6736"/>
    <w:multiLevelType w:val="hybridMultilevel"/>
    <w:tmpl w:val="EDE6335E"/>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40926ABD"/>
    <w:multiLevelType w:val="hybridMultilevel"/>
    <w:tmpl w:val="48183D90"/>
    <w:lvl w:ilvl="0" w:tplc="B1CED22E">
      <w:start w:val="1"/>
      <w:numFmt w:val="bullet"/>
      <w:lvlText w:val="-"/>
      <w:lvlJc w:val="left"/>
      <w:pPr>
        <w:ind w:left="1004" w:hanging="360"/>
      </w:pPr>
      <w:rPr>
        <w:rFonts w:ascii="Verdana" w:hAnsi="Verdana"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2" w15:restartNumberingAfterBreak="0">
    <w:nsid w:val="40930EB1"/>
    <w:multiLevelType w:val="hybridMultilevel"/>
    <w:tmpl w:val="9AA2E9E4"/>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416E4CCC"/>
    <w:multiLevelType w:val="hybridMultilevel"/>
    <w:tmpl w:val="F3328A96"/>
    <w:lvl w:ilvl="0" w:tplc="AE6CD48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4" w15:restartNumberingAfterBreak="0">
    <w:nsid w:val="418668EE"/>
    <w:multiLevelType w:val="multilevel"/>
    <w:tmpl w:val="86ACD912"/>
    <w:lvl w:ilvl="0">
      <w:start w:val="2"/>
      <w:numFmt w:val="decimal"/>
      <w:lvlText w:val="%1."/>
      <w:lvlJc w:val="left"/>
      <w:pPr>
        <w:ind w:left="612" w:hanging="612"/>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85" w15:restartNumberingAfterBreak="0">
    <w:nsid w:val="42FA3878"/>
    <w:multiLevelType w:val="hybridMultilevel"/>
    <w:tmpl w:val="100C0E7E"/>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44327693"/>
    <w:multiLevelType w:val="hybridMultilevel"/>
    <w:tmpl w:val="8BDE3EAC"/>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44AF1E58"/>
    <w:multiLevelType w:val="hybridMultilevel"/>
    <w:tmpl w:val="1B62FAE2"/>
    <w:lvl w:ilvl="0" w:tplc="C478BE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8" w15:restartNumberingAfterBreak="0">
    <w:nsid w:val="491A1F91"/>
    <w:multiLevelType w:val="hybridMultilevel"/>
    <w:tmpl w:val="57B08444"/>
    <w:lvl w:ilvl="0" w:tplc="B1CED22E">
      <w:start w:val="1"/>
      <w:numFmt w:val="bullet"/>
      <w:lvlText w:val="-"/>
      <w:lvlJc w:val="left"/>
      <w:pPr>
        <w:ind w:left="1004" w:hanging="360"/>
      </w:pPr>
      <w:rPr>
        <w:rFonts w:ascii="Verdana" w:hAnsi="Verdana"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9" w15:restartNumberingAfterBreak="0">
    <w:nsid w:val="49964E3C"/>
    <w:multiLevelType w:val="hybridMultilevel"/>
    <w:tmpl w:val="16226902"/>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4A3810D2"/>
    <w:multiLevelType w:val="hybridMultilevel"/>
    <w:tmpl w:val="FA1ED55E"/>
    <w:lvl w:ilvl="0" w:tplc="B1CED22E">
      <w:start w:val="1"/>
      <w:numFmt w:val="bullet"/>
      <w:lvlText w:val="-"/>
      <w:lvlJc w:val="left"/>
      <w:pPr>
        <w:ind w:left="1004" w:hanging="360"/>
      </w:pPr>
      <w:rPr>
        <w:rFonts w:ascii="Verdana" w:hAnsi="Verdana"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91" w15:restartNumberingAfterBreak="0">
    <w:nsid w:val="4A3E6910"/>
    <w:multiLevelType w:val="hybridMultilevel"/>
    <w:tmpl w:val="0136AE60"/>
    <w:lvl w:ilvl="0" w:tplc="2FC0689C">
      <w:start w:val="1"/>
      <w:numFmt w:val="decimal"/>
      <w:lvlText w:val="%1."/>
      <w:lvlJc w:val="left"/>
      <w:pPr>
        <w:ind w:left="786" w:hanging="360"/>
      </w:pPr>
      <w:rPr>
        <w:rFonts w:ascii="Times New Roman" w:hAnsi="Times New Roman" w:cs="Times New Roman"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92" w15:restartNumberingAfterBreak="0">
    <w:nsid w:val="4BFD763B"/>
    <w:multiLevelType w:val="hybridMultilevel"/>
    <w:tmpl w:val="F7A8AA70"/>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4DC96B66"/>
    <w:multiLevelType w:val="hybridMultilevel"/>
    <w:tmpl w:val="0EBCC072"/>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4DED3301"/>
    <w:multiLevelType w:val="hybridMultilevel"/>
    <w:tmpl w:val="F43E7D82"/>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4E1E2794"/>
    <w:multiLevelType w:val="hybridMultilevel"/>
    <w:tmpl w:val="42D427E8"/>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4EAB4E92"/>
    <w:multiLevelType w:val="hybridMultilevel"/>
    <w:tmpl w:val="DA4C4E34"/>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507312E0"/>
    <w:multiLevelType w:val="hybridMultilevel"/>
    <w:tmpl w:val="4080C0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50807779"/>
    <w:multiLevelType w:val="multilevel"/>
    <w:tmpl w:val="A64EA7E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9" w15:restartNumberingAfterBreak="0">
    <w:nsid w:val="50883308"/>
    <w:multiLevelType w:val="multilevel"/>
    <w:tmpl w:val="D318E790"/>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0" w15:restartNumberingAfterBreak="0">
    <w:nsid w:val="508B30F1"/>
    <w:multiLevelType w:val="multilevel"/>
    <w:tmpl w:val="BAC6AFA6"/>
    <w:lvl w:ilvl="0">
      <w:start w:val="4"/>
      <w:numFmt w:val="decimal"/>
      <w:lvlText w:val="%1."/>
      <w:lvlJc w:val="left"/>
      <w:pPr>
        <w:ind w:left="390" w:hanging="39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1" w15:restartNumberingAfterBreak="0">
    <w:nsid w:val="53692196"/>
    <w:multiLevelType w:val="hybridMultilevel"/>
    <w:tmpl w:val="8E54BC7E"/>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53E77B48"/>
    <w:multiLevelType w:val="hybridMultilevel"/>
    <w:tmpl w:val="8162022A"/>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54395AA1"/>
    <w:multiLevelType w:val="hybridMultilevel"/>
    <w:tmpl w:val="115EB1DA"/>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544A5E92"/>
    <w:multiLevelType w:val="hybridMultilevel"/>
    <w:tmpl w:val="8A16F1A4"/>
    <w:lvl w:ilvl="0" w:tplc="B1CED22E">
      <w:start w:val="1"/>
      <w:numFmt w:val="bullet"/>
      <w:lvlText w:val="-"/>
      <w:lvlJc w:val="left"/>
      <w:pPr>
        <w:ind w:left="1429" w:hanging="360"/>
      </w:pPr>
      <w:rPr>
        <w:rFonts w:ascii="Verdana" w:hAnsi="Verdana"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5" w15:restartNumberingAfterBreak="0">
    <w:nsid w:val="549F198B"/>
    <w:multiLevelType w:val="hybridMultilevel"/>
    <w:tmpl w:val="313ACE5C"/>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554A4911"/>
    <w:multiLevelType w:val="hybridMultilevel"/>
    <w:tmpl w:val="C5BEA4B6"/>
    <w:lvl w:ilvl="0" w:tplc="B1CED22E">
      <w:start w:val="1"/>
      <w:numFmt w:val="bullet"/>
      <w:lvlText w:val="-"/>
      <w:lvlJc w:val="left"/>
      <w:pPr>
        <w:ind w:left="754" w:hanging="360"/>
      </w:pPr>
      <w:rPr>
        <w:rFonts w:ascii="Verdana" w:hAnsi="Verdana" w:hint="default"/>
      </w:rPr>
    </w:lvl>
    <w:lvl w:ilvl="1" w:tplc="04090003" w:tentative="1">
      <w:start w:val="1"/>
      <w:numFmt w:val="bullet"/>
      <w:lvlText w:val="o"/>
      <w:lvlJc w:val="left"/>
      <w:pPr>
        <w:ind w:left="1474" w:hanging="360"/>
      </w:pPr>
      <w:rPr>
        <w:rFonts w:ascii="Courier New" w:hAnsi="Courier New" w:cs="Courier New" w:hint="default"/>
      </w:rPr>
    </w:lvl>
    <w:lvl w:ilvl="2" w:tplc="04090005" w:tentative="1">
      <w:start w:val="1"/>
      <w:numFmt w:val="bullet"/>
      <w:lvlText w:val=""/>
      <w:lvlJc w:val="left"/>
      <w:pPr>
        <w:ind w:left="2194" w:hanging="360"/>
      </w:pPr>
      <w:rPr>
        <w:rFonts w:ascii="Wingdings" w:hAnsi="Wingdings" w:hint="default"/>
      </w:rPr>
    </w:lvl>
    <w:lvl w:ilvl="3" w:tplc="04090001" w:tentative="1">
      <w:start w:val="1"/>
      <w:numFmt w:val="bullet"/>
      <w:lvlText w:val=""/>
      <w:lvlJc w:val="left"/>
      <w:pPr>
        <w:ind w:left="2914" w:hanging="360"/>
      </w:pPr>
      <w:rPr>
        <w:rFonts w:ascii="Symbol" w:hAnsi="Symbol" w:hint="default"/>
      </w:rPr>
    </w:lvl>
    <w:lvl w:ilvl="4" w:tplc="04090003" w:tentative="1">
      <w:start w:val="1"/>
      <w:numFmt w:val="bullet"/>
      <w:lvlText w:val="o"/>
      <w:lvlJc w:val="left"/>
      <w:pPr>
        <w:ind w:left="3634" w:hanging="360"/>
      </w:pPr>
      <w:rPr>
        <w:rFonts w:ascii="Courier New" w:hAnsi="Courier New" w:cs="Courier New" w:hint="default"/>
      </w:rPr>
    </w:lvl>
    <w:lvl w:ilvl="5" w:tplc="04090005" w:tentative="1">
      <w:start w:val="1"/>
      <w:numFmt w:val="bullet"/>
      <w:lvlText w:val=""/>
      <w:lvlJc w:val="left"/>
      <w:pPr>
        <w:ind w:left="4354" w:hanging="360"/>
      </w:pPr>
      <w:rPr>
        <w:rFonts w:ascii="Wingdings" w:hAnsi="Wingdings" w:hint="default"/>
      </w:rPr>
    </w:lvl>
    <w:lvl w:ilvl="6" w:tplc="04090001" w:tentative="1">
      <w:start w:val="1"/>
      <w:numFmt w:val="bullet"/>
      <w:lvlText w:val=""/>
      <w:lvlJc w:val="left"/>
      <w:pPr>
        <w:ind w:left="5074" w:hanging="360"/>
      </w:pPr>
      <w:rPr>
        <w:rFonts w:ascii="Symbol" w:hAnsi="Symbol" w:hint="default"/>
      </w:rPr>
    </w:lvl>
    <w:lvl w:ilvl="7" w:tplc="04090003" w:tentative="1">
      <w:start w:val="1"/>
      <w:numFmt w:val="bullet"/>
      <w:lvlText w:val="o"/>
      <w:lvlJc w:val="left"/>
      <w:pPr>
        <w:ind w:left="5794" w:hanging="360"/>
      </w:pPr>
      <w:rPr>
        <w:rFonts w:ascii="Courier New" w:hAnsi="Courier New" w:cs="Courier New" w:hint="default"/>
      </w:rPr>
    </w:lvl>
    <w:lvl w:ilvl="8" w:tplc="04090005" w:tentative="1">
      <w:start w:val="1"/>
      <w:numFmt w:val="bullet"/>
      <w:lvlText w:val=""/>
      <w:lvlJc w:val="left"/>
      <w:pPr>
        <w:ind w:left="6514" w:hanging="360"/>
      </w:pPr>
      <w:rPr>
        <w:rFonts w:ascii="Wingdings" w:hAnsi="Wingdings" w:hint="default"/>
      </w:rPr>
    </w:lvl>
  </w:abstractNum>
  <w:abstractNum w:abstractNumId="107" w15:restartNumberingAfterBreak="0">
    <w:nsid w:val="567F7FD1"/>
    <w:multiLevelType w:val="hybridMultilevel"/>
    <w:tmpl w:val="90B6095C"/>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568907B4"/>
    <w:multiLevelType w:val="hybridMultilevel"/>
    <w:tmpl w:val="B8E26A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57384F1C"/>
    <w:multiLevelType w:val="hybridMultilevel"/>
    <w:tmpl w:val="35AA15FA"/>
    <w:lvl w:ilvl="0" w:tplc="218A353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574A0AE7"/>
    <w:multiLevelType w:val="hybridMultilevel"/>
    <w:tmpl w:val="C31492CE"/>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575E0748"/>
    <w:multiLevelType w:val="hybridMultilevel"/>
    <w:tmpl w:val="1CCE76A6"/>
    <w:lvl w:ilvl="0" w:tplc="B1CED22E">
      <w:start w:val="1"/>
      <w:numFmt w:val="bullet"/>
      <w:lvlText w:val="-"/>
      <w:lvlJc w:val="left"/>
      <w:pPr>
        <w:ind w:left="1004" w:hanging="360"/>
      </w:pPr>
      <w:rPr>
        <w:rFonts w:ascii="Verdana" w:hAnsi="Verdana"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2" w15:restartNumberingAfterBreak="0">
    <w:nsid w:val="576167E3"/>
    <w:multiLevelType w:val="hybridMultilevel"/>
    <w:tmpl w:val="E92E2BBA"/>
    <w:lvl w:ilvl="0" w:tplc="F37EB86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3" w15:restartNumberingAfterBreak="0">
    <w:nsid w:val="58C71ACD"/>
    <w:multiLevelType w:val="multilevel"/>
    <w:tmpl w:val="0FB28394"/>
    <w:lvl w:ilvl="0">
      <w:start w:val="4"/>
      <w:numFmt w:val="decimal"/>
      <w:lvlText w:val="%1."/>
      <w:lvlJc w:val="left"/>
      <w:pPr>
        <w:ind w:left="585" w:hanging="585"/>
      </w:pPr>
      <w:rPr>
        <w:rFonts w:hint="default"/>
        <w:i/>
      </w:rPr>
    </w:lvl>
    <w:lvl w:ilvl="1">
      <w:start w:val="3"/>
      <w:numFmt w:val="decimal"/>
      <w:lvlText w:val="%1.%2."/>
      <w:lvlJc w:val="left"/>
      <w:pPr>
        <w:ind w:left="720" w:hanging="720"/>
      </w:pPr>
      <w:rPr>
        <w:rFonts w:hint="default"/>
        <w:i/>
      </w:rPr>
    </w:lvl>
    <w:lvl w:ilvl="2">
      <w:start w:val="3"/>
      <w:numFmt w:val="decimal"/>
      <w:lvlText w:val="%1.%2.%3."/>
      <w:lvlJc w:val="left"/>
      <w:pPr>
        <w:ind w:left="720" w:hanging="720"/>
      </w:pPr>
      <w:rPr>
        <w:rFonts w:hint="default"/>
        <w:i w:val="0"/>
      </w:rPr>
    </w:lvl>
    <w:lvl w:ilvl="3">
      <w:start w:val="1"/>
      <w:numFmt w:val="decimal"/>
      <w:lvlText w:val="%1.%2.%3.%4."/>
      <w:lvlJc w:val="left"/>
      <w:pPr>
        <w:ind w:left="1080" w:hanging="108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800" w:hanging="1800"/>
      </w:pPr>
      <w:rPr>
        <w:rFonts w:hint="default"/>
        <w:i/>
      </w:rPr>
    </w:lvl>
    <w:lvl w:ilvl="8">
      <w:start w:val="1"/>
      <w:numFmt w:val="decimal"/>
      <w:lvlText w:val="%1.%2.%3.%4.%5.%6.%7.%8.%9."/>
      <w:lvlJc w:val="left"/>
      <w:pPr>
        <w:ind w:left="1800" w:hanging="1800"/>
      </w:pPr>
      <w:rPr>
        <w:rFonts w:hint="default"/>
        <w:i/>
      </w:rPr>
    </w:lvl>
  </w:abstractNum>
  <w:abstractNum w:abstractNumId="114" w15:restartNumberingAfterBreak="0">
    <w:nsid w:val="5A3911A8"/>
    <w:multiLevelType w:val="hybridMultilevel"/>
    <w:tmpl w:val="15104BE4"/>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5A424E8B"/>
    <w:multiLevelType w:val="multilevel"/>
    <w:tmpl w:val="ECEA7960"/>
    <w:lvl w:ilvl="0">
      <w:start w:val="2"/>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6" w15:restartNumberingAfterBreak="0">
    <w:nsid w:val="5A605FD0"/>
    <w:multiLevelType w:val="hybridMultilevel"/>
    <w:tmpl w:val="8F4E0662"/>
    <w:lvl w:ilvl="0" w:tplc="0409000F">
      <w:start w:val="1"/>
      <w:numFmt w:val="decimal"/>
      <w:lvlText w:val="%1."/>
      <w:lvlJc w:val="left"/>
      <w:pPr>
        <w:ind w:left="1211" w:hanging="360"/>
      </w:pPr>
    </w:lvl>
    <w:lvl w:ilvl="1" w:tplc="04090019" w:tentative="1">
      <w:start w:val="1"/>
      <w:numFmt w:val="lowerLetter"/>
      <w:lvlText w:val="%2."/>
      <w:lvlJc w:val="left"/>
      <w:pPr>
        <w:ind w:left="1581" w:hanging="360"/>
      </w:pPr>
    </w:lvl>
    <w:lvl w:ilvl="2" w:tplc="0409001B" w:tentative="1">
      <w:start w:val="1"/>
      <w:numFmt w:val="lowerRoman"/>
      <w:lvlText w:val="%3."/>
      <w:lvlJc w:val="right"/>
      <w:pPr>
        <w:ind w:left="2301" w:hanging="180"/>
      </w:pPr>
    </w:lvl>
    <w:lvl w:ilvl="3" w:tplc="0409000F" w:tentative="1">
      <w:start w:val="1"/>
      <w:numFmt w:val="decimal"/>
      <w:lvlText w:val="%4."/>
      <w:lvlJc w:val="left"/>
      <w:pPr>
        <w:ind w:left="3021" w:hanging="360"/>
      </w:pPr>
    </w:lvl>
    <w:lvl w:ilvl="4" w:tplc="04090019" w:tentative="1">
      <w:start w:val="1"/>
      <w:numFmt w:val="lowerLetter"/>
      <w:lvlText w:val="%5."/>
      <w:lvlJc w:val="left"/>
      <w:pPr>
        <w:ind w:left="3741" w:hanging="360"/>
      </w:pPr>
    </w:lvl>
    <w:lvl w:ilvl="5" w:tplc="0409001B" w:tentative="1">
      <w:start w:val="1"/>
      <w:numFmt w:val="lowerRoman"/>
      <w:lvlText w:val="%6."/>
      <w:lvlJc w:val="right"/>
      <w:pPr>
        <w:ind w:left="4461" w:hanging="180"/>
      </w:pPr>
    </w:lvl>
    <w:lvl w:ilvl="6" w:tplc="0409000F" w:tentative="1">
      <w:start w:val="1"/>
      <w:numFmt w:val="decimal"/>
      <w:lvlText w:val="%7."/>
      <w:lvlJc w:val="left"/>
      <w:pPr>
        <w:ind w:left="5181" w:hanging="360"/>
      </w:pPr>
    </w:lvl>
    <w:lvl w:ilvl="7" w:tplc="04090019" w:tentative="1">
      <w:start w:val="1"/>
      <w:numFmt w:val="lowerLetter"/>
      <w:lvlText w:val="%8."/>
      <w:lvlJc w:val="left"/>
      <w:pPr>
        <w:ind w:left="5901" w:hanging="360"/>
      </w:pPr>
    </w:lvl>
    <w:lvl w:ilvl="8" w:tplc="0409001B" w:tentative="1">
      <w:start w:val="1"/>
      <w:numFmt w:val="lowerRoman"/>
      <w:lvlText w:val="%9."/>
      <w:lvlJc w:val="right"/>
      <w:pPr>
        <w:ind w:left="6621" w:hanging="180"/>
      </w:pPr>
    </w:lvl>
  </w:abstractNum>
  <w:abstractNum w:abstractNumId="117" w15:restartNumberingAfterBreak="0">
    <w:nsid w:val="5AB521E0"/>
    <w:multiLevelType w:val="hybridMultilevel"/>
    <w:tmpl w:val="7B5E2E90"/>
    <w:lvl w:ilvl="0" w:tplc="0B4E11AC">
      <w:start w:val="1"/>
      <w:numFmt w:val="bullet"/>
      <w:lvlText w:val="-"/>
      <w:lvlJc w:val="left"/>
      <w:pPr>
        <w:ind w:left="1854" w:hanging="360"/>
      </w:pPr>
      <w:rPr>
        <w:rFonts w:ascii="Times New Roman" w:hAnsi="Times New Roman" w:hint="default"/>
        <w:b/>
        <w:sz w:val="26"/>
        <w:szCs w:val="26"/>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18" w15:restartNumberingAfterBreak="0">
    <w:nsid w:val="5B005731"/>
    <w:multiLevelType w:val="hybridMultilevel"/>
    <w:tmpl w:val="13E0FDFE"/>
    <w:lvl w:ilvl="0" w:tplc="B1CED22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5B673DF3"/>
    <w:multiLevelType w:val="hybridMultilevel"/>
    <w:tmpl w:val="9E3878B6"/>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5C6A0BAC"/>
    <w:multiLevelType w:val="hybridMultilevel"/>
    <w:tmpl w:val="773A7B3A"/>
    <w:lvl w:ilvl="0" w:tplc="B1CED22E">
      <w:start w:val="1"/>
      <w:numFmt w:val="bullet"/>
      <w:lvlText w:val="-"/>
      <w:lvlJc w:val="left"/>
      <w:pPr>
        <w:ind w:left="1004" w:hanging="360"/>
      </w:pPr>
      <w:rPr>
        <w:rFonts w:ascii="Verdana" w:hAnsi="Verdana"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21" w15:restartNumberingAfterBreak="0">
    <w:nsid w:val="5CA31CE2"/>
    <w:multiLevelType w:val="hybridMultilevel"/>
    <w:tmpl w:val="711262C8"/>
    <w:lvl w:ilvl="0" w:tplc="041027C8">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2" w15:restartNumberingAfterBreak="0">
    <w:nsid w:val="5D071DA6"/>
    <w:multiLevelType w:val="multilevel"/>
    <w:tmpl w:val="50E6D7A8"/>
    <w:lvl w:ilvl="0">
      <w:start w:val="1"/>
      <w:numFmt w:val="decimal"/>
      <w:lvlText w:val="%1."/>
      <w:lvlJc w:val="left"/>
      <w:pPr>
        <w:ind w:left="360" w:hanging="360"/>
      </w:pPr>
      <w:rPr>
        <w:rFonts w:hint="default"/>
        <w:b/>
        <w:i w:val="0"/>
      </w:rPr>
    </w:lvl>
    <w:lvl w:ilvl="1">
      <w:start w:val="6"/>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23" w15:restartNumberingAfterBreak="0">
    <w:nsid w:val="5E577114"/>
    <w:multiLevelType w:val="hybridMultilevel"/>
    <w:tmpl w:val="CD3AC9A8"/>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4" w15:restartNumberingAfterBreak="0">
    <w:nsid w:val="5E953B4B"/>
    <w:multiLevelType w:val="hybridMultilevel"/>
    <w:tmpl w:val="06787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5EF475E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6" w15:restartNumberingAfterBreak="0">
    <w:nsid w:val="5FA9106A"/>
    <w:multiLevelType w:val="hybridMultilevel"/>
    <w:tmpl w:val="DAEE8E2E"/>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60277F48"/>
    <w:multiLevelType w:val="hybridMultilevel"/>
    <w:tmpl w:val="7F3A4EAA"/>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60CB0F3F"/>
    <w:multiLevelType w:val="hybridMultilevel"/>
    <w:tmpl w:val="1410EDE2"/>
    <w:lvl w:ilvl="0" w:tplc="2BD02A10">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623607BD"/>
    <w:multiLevelType w:val="hybridMultilevel"/>
    <w:tmpl w:val="3CDAE17C"/>
    <w:lvl w:ilvl="0" w:tplc="04090019">
      <w:start w:val="1"/>
      <w:numFmt w:val="lowerLetter"/>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30" w15:restartNumberingAfterBreak="0">
    <w:nsid w:val="6297084B"/>
    <w:multiLevelType w:val="hybridMultilevel"/>
    <w:tmpl w:val="A0E02C5E"/>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647D5E4F"/>
    <w:multiLevelType w:val="hybridMultilevel"/>
    <w:tmpl w:val="68B8D90A"/>
    <w:lvl w:ilvl="0" w:tplc="B1CED22E">
      <w:start w:val="1"/>
      <w:numFmt w:val="bullet"/>
      <w:lvlText w:val="-"/>
      <w:lvlJc w:val="left"/>
      <w:pPr>
        <w:ind w:left="1004" w:hanging="360"/>
      </w:pPr>
      <w:rPr>
        <w:rFonts w:ascii="Verdana" w:hAnsi="Verdana"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2" w15:restartNumberingAfterBreak="0">
    <w:nsid w:val="65052AFF"/>
    <w:multiLevelType w:val="multilevel"/>
    <w:tmpl w:val="86ACD912"/>
    <w:lvl w:ilvl="0">
      <w:start w:val="2"/>
      <w:numFmt w:val="decimal"/>
      <w:lvlText w:val="%1."/>
      <w:lvlJc w:val="left"/>
      <w:pPr>
        <w:ind w:left="612" w:hanging="612"/>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33" w15:restartNumberingAfterBreak="0">
    <w:nsid w:val="66273B18"/>
    <w:multiLevelType w:val="hybridMultilevel"/>
    <w:tmpl w:val="9FCE36BA"/>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66A46486"/>
    <w:multiLevelType w:val="hybridMultilevel"/>
    <w:tmpl w:val="70C00516"/>
    <w:lvl w:ilvl="0" w:tplc="A6CA237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5" w15:restartNumberingAfterBreak="0">
    <w:nsid w:val="66DE3283"/>
    <w:multiLevelType w:val="hybridMultilevel"/>
    <w:tmpl w:val="105ACD40"/>
    <w:lvl w:ilvl="0" w:tplc="0B4E11AC">
      <w:start w:val="1"/>
      <w:numFmt w:val="bullet"/>
      <w:lvlText w:val="-"/>
      <w:lvlJc w:val="left"/>
      <w:pPr>
        <w:ind w:left="754" w:hanging="360"/>
      </w:pPr>
      <w:rPr>
        <w:rFonts w:ascii="Times New Roman" w:hAnsi="Times New Roman" w:hint="default"/>
        <w:b/>
        <w:sz w:val="26"/>
        <w:szCs w:val="26"/>
      </w:rPr>
    </w:lvl>
    <w:lvl w:ilvl="1" w:tplc="04090003" w:tentative="1">
      <w:start w:val="1"/>
      <w:numFmt w:val="bullet"/>
      <w:lvlText w:val="o"/>
      <w:lvlJc w:val="left"/>
      <w:pPr>
        <w:ind w:left="1474" w:hanging="360"/>
      </w:pPr>
      <w:rPr>
        <w:rFonts w:ascii="Courier New" w:hAnsi="Courier New" w:cs="Courier New" w:hint="default"/>
      </w:rPr>
    </w:lvl>
    <w:lvl w:ilvl="2" w:tplc="04090005" w:tentative="1">
      <w:start w:val="1"/>
      <w:numFmt w:val="bullet"/>
      <w:lvlText w:val=""/>
      <w:lvlJc w:val="left"/>
      <w:pPr>
        <w:ind w:left="2194" w:hanging="360"/>
      </w:pPr>
      <w:rPr>
        <w:rFonts w:ascii="Wingdings" w:hAnsi="Wingdings" w:hint="default"/>
      </w:rPr>
    </w:lvl>
    <w:lvl w:ilvl="3" w:tplc="04090001" w:tentative="1">
      <w:start w:val="1"/>
      <w:numFmt w:val="bullet"/>
      <w:lvlText w:val=""/>
      <w:lvlJc w:val="left"/>
      <w:pPr>
        <w:ind w:left="2914" w:hanging="360"/>
      </w:pPr>
      <w:rPr>
        <w:rFonts w:ascii="Symbol" w:hAnsi="Symbol" w:hint="default"/>
      </w:rPr>
    </w:lvl>
    <w:lvl w:ilvl="4" w:tplc="04090003" w:tentative="1">
      <w:start w:val="1"/>
      <w:numFmt w:val="bullet"/>
      <w:lvlText w:val="o"/>
      <w:lvlJc w:val="left"/>
      <w:pPr>
        <w:ind w:left="3634" w:hanging="360"/>
      </w:pPr>
      <w:rPr>
        <w:rFonts w:ascii="Courier New" w:hAnsi="Courier New" w:cs="Courier New" w:hint="default"/>
      </w:rPr>
    </w:lvl>
    <w:lvl w:ilvl="5" w:tplc="04090005" w:tentative="1">
      <w:start w:val="1"/>
      <w:numFmt w:val="bullet"/>
      <w:lvlText w:val=""/>
      <w:lvlJc w:val="left"/>
      <w:pPr>
        <w:ind w:left="4354" w:hanging="360"/>
      </w:pPr>
      <w:rPr>
        <w:rFonts w:ascii="Wingdings" w:hAnsi="Wingdings" w:hint="default"/>
      </w:rPr>
    </w:lvl>
    <w:lvl w:ilvl="6" w:tplc="04090001" w:tentative="1">
      <w:start w:val="1"/>
      <w:numFmt w:val="bullet"/>
      <w:lvlText w:val=""/>
      <w:lvlJc w:val="left"/>
      <w:pPr>
        <w:ind w:left="5074" w:hanging="360"/>
      </w:pPr>
      <w:rPr>
        <w:rFonts w:ascii="Symbol" w:hAnsi="Symbol" w:hint="default"/>
      </w:rPr>
    </w:lvl>
    <w:lvl w:ilvl="7" w:tplc="04090003" w:tentative="1">
      <w:start w:val="1"/>
      <w:numFmt w:val="bullet"/>
      <w:lvlText w:val="o"/>
      <w:lvlJc w:val="left"/>
      <w:pPr>
        <w:ind w:left="5794" w:hanging="360"/>
      </w:pPr>
      <w:rPr>
        <w:rFonts w:ascii="Courier New" w:hAnsi="Courier New" w:cs="Courier New" w:hint="default"/>
      </w:rPr>
    </w:lvl>
    <w:lvl w:ilvl="8" w:tplc="04090005" w:tentative="1">
      <w:start w:val="1"/>
      <w:numFmt w:val="bullet"/>
      <w:lvlText w:val=""/>
      <w:lvlJc w:val="left"/>
      <w:pPr>
        <w:ind w:left="6514" w:hanging="360"/>
      </w:pPr>
      <w:rPr>
        <w:rFonts w:ascii="Wingdings" w:hAnsi="Wingdings" w:hint="default"/>
      </w:rPr>
    </w:lvl>
  </w:abstractNum>
  <w:abstractNum w:abstractNumId="136" w15:restartNumberingAfterBreak="0">
    <w:nsid w:val="66EF33C1"/>
    <w:multiLevelType w:val="hybridMultilevel"/>
    <w:tmpl w:val="7CE4CC48"/>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676970F8"/>
    <w:multiLevelType w:val="hybridMultilevel"/>
    <w:tmpl w:val="391C587A"/>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679A4C8A"/>
    <w:multiLevelType w:val="hybridMultilevel"/>
    <w:tmpl w:val="A5961B24"/>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684205AA"/>
    <w:multiLevelType w:val="hybridMultilevel"/>
    <w:tmpl w:val="0BBA5E60"/>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40" w15:restartNumberingAfterBreak="0">
    <w:nsid w:val="68EE3053"/>
    <w:multiLevelType w:val="hybridMultilevel"/>
    <w:tmpl w:val="39608A46"/>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696E76FA"/>
    <w:multiLevelType w:val="hybridMultilevel"/>
    <w:tmpl w:val="6860921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42" w15:restartNumberingAfterBreak="0">
    <w:nsid w:val="69BD336B"/>
    <w:multiLevelType w:val="hybridMultilevel"/>
    <w:tmpl w:val="4BE2A5CA"/>
    <w:lvl w:ilvl="0" w:tplc="7A74416C">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43" w15:restartNumberingAfterBreak="0">
    <w:nsid w:val="69F240F7"/>
    <w:multiLevelType w:val="hybridMultilevel"/>
    <w:tmpl w:val="FBF45124"/>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6A311799"/>
    <w:multiLevelType w:val="hybridMultilevel"/>
    <w:tmpl w:val="0D0CF05E"/>
    <w:lvl w:ilvl="0" w:tplc="B1CED22E">
      <w:start w:val="1"/>
      <w:numFmt w:val="bullet"/>
      <w:lvlText w:val="-"/>
      <w:lvlJc w:val="left"/>
      <w:pPr>
        <w:ind w:left="2421" w:hanging="360"/>
      </w:pPr>
      <w:rPr>
        <w:rFonts w:ascii="Verdana" w:hAnsi="Verdana"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145" w15:restartNumberingAfterBreak="0">
    <w:nsid w:val="6B85213E"/>
    <w:multiLevelType w:val="hybridMultilevel"/>
    <w:tmpl w:val="19E4866C"/>
    <w:lvl w:ilvl="0" w:tplc="04090017">
      <w:start w:val="1"/>
      <w:numFmt w:val="lowerLetter"/>
      <w:lvlText w:val="%1)"/>
      <w:lvlJc w:val="left"/>
      <w:pPr>
        <w:ind w:left="1854" w:hanging="360"/>
      </w:pPr>
    </w:lvl>
    <w:lvl w:ilvl="1" w:tplc="04090019">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46" w15:restartNumberingAfterBreak="0">
    <w:nsid w:val="6BAF5D1E"/>
    <w:multiLevelType w:val="hybridMultilevel"/>
    <w:tmpl w:val="1124037A"/>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6BCC40CD"/>
    <w:multiLevelType w:val="hybridMultilevel"/>
    <w:tmpl w:val="8E1A0A48"/>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6D3840F6"/>
    <w:multiLevelType w:val="hybridMultilevel"/>
    <w:tmpl w:val="964A1C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15:restartNumberingAfterBreak="0">
    <w:nsid w:val="6D540561"/>
    <w:multiLevelType w:val="hybridMultilevel"/>
    <w:tmpl w:val="23B4F918"/>
    <w:lvl w:ilvl="0" w:tplc="0B4E11AC">
      <w:start w:val="1"/>
      <w:numFmt w:val="bullet"/>
      <w:lvlText w:val="-"/>
      <w:lvlJc w:val="left"/>
      <w:pPr>
        <w:ind w:left="720" w:hanging="360"/>
      </w:pPr>
      <w:rPr>
        <w:rFonts w:ascii="Times New Roman" w:hAnsi="Times New Roman" w:hint="default"/>
        <w:b/>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6FD75C42"/>
    <w:multiLevelType w:val="hybridMultilevel"/>
    <w:tmpl w:val="8FD211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15:restartNumberingAfterBreak="0">
    <w:nsid w:val="70497A93"/>
    <w:multiLevelType w:val="hybridMultilevel"/>
    <w:tmpl w:val="49525A7C"/>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15:restartNumberingAfterBreak="0">
    <w:nsid w:val="70553D34"/>
    <w:multiLevelType w:val="hybridMultilevel"/>
    <w:tmpl w:val="606C6B18"/>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70CC1D55"/>
    <w:multiLevelType w:val="multilevel"/>
    <w:tmpl w:val="E988BE86"/>
    <w:lvl w:ilvl="0">
      <w:start w:val="2"/>
      <w:numFmt w:val="decimal"/>
      <w:lvlText w:val="%1."/>
      <w:lvlJc w:val="left"/>
      <w:pPr>
        <w:ind w:left="612" w:hanging="612"/>
      </w:pPr>
      <w:rPr>
        <w:rFonts w:hint="default"/>
      </w:rPr>
    </w:lvl>
    <w:lvl w:ilvl="1">
      <w:start w:val="1"/>
      <w:numFmt w:val="decimal"/>
      <w:lvlText w:val="%1.%2."/>
      <w:lvlJc w:val="left"/>
      <w:pPr>
        <w:ind w:left="1113" w:hanging="720"/>
      </w:pPr>
      <w:rPr>
        <w:rFonts w:hint="default"/>
      </w:rPr>
    </w:lvl>
    <w:lvl w:ilvl="2">
      <w:start w:val="1"/>
      <w:numFmt w:val="decimal"/>
      <w:lvlText w:val="%1.%2.%3."/>
      <w:lvlJc w:val="left"/>
      <w:pPr>
        <w:ind w:left="1506" w:hanging="720"/>
      </w:pPr>
      <w:rPr>
        <w:rFonts w:hint="default"/>
      </w:rPr>
    </w:lvl>
    <w:lvl w:ilvl="3">
      <w:start w:val="1"/>
      <w:numFmt w:val="decimal"/>
      <w:lvlText w:val="%1.%2.%3.%4."/>
      <w:lvlJc w:val="left"/>
      <w:pPr>
        <w:ind w:left="2259" w:hanging="1080"/>
      </w:pPr>
      <w:rPr>
        <w:rFonts w:hint="default"/>
      </w:rPr>
    </w:lvl>
    <w:lvl w:ilvl="4">
      <w:start w:val="1"/>
      <w:numFmt w:val="decimal"/>
      <w:lvlText w:val="%1.%2.%3.%4.%5."/>
      <w:lvlJc w:val="left"/>
      <w:pPr>
        <w:ind w:left="2652" w:hanging="1080"/>
      </w:pPr>
      <w:rPr>
        <w:rFonts w:hint="default"/>
      </w:rPr>
    </w:lvl>
    <w:lvl w:ilvl="5">
      <w:start w:val="1"/>
      <w:numFmt w:val="decimal"/>
      <w:lvlText w:val="%1.%2.%3.%4.%5.%6."/>
      <w:lvlJc w:val="left"/>
      <w:pPr>
        <w:ind w:left="3405" w:hanging="1440"/>
      </w:pPr>
      <w:rPr>
        <w:rFonts w:hint="default"/>
      </w:rPr>
    </w:lvl>
    <w:lvl w:ilvl="6">
      <w:start w:val="1"/>
      <w:numFmt w:val="decimal"/>
      <w:lvlText w:val="%1.%2.%3.%4.%5.%6.%7."/>
      <w:lvlJc w:val="left"/>
      <w:pPr>
        <w:ind w:left="3798" w:hanging="1440"/>
      </w:pPr>
      <w:rPr>
        <w:rFonts w:hint="default"/>
      </w:rPr>
    </w:lvl>
    <w:lvl w:ilvl="7">
      <w:start w:val="1"/>
      <w:numFmt w:val="decimal"/>
      <w:lvlText w:val="%1.%2.%3.%4.%5.%6.%7.%8."/>
      <w:lvlJc w:val="left"/>
      <w:pPr>
        <w:ind w:left="4551" w:hanging="1800"/>
      </w:pPr>
      <w:rPr>
        <w:rFonts w:hint="default"/>
      </w:rPr>
    </w:lvl>
    <w:lvl w:ilvl="8">
      <w:start w:val="1"/>
      <w:numFmt w:val="decimal"/>
      <w:lvlText w:val="%1.%2.%3.%4.%5.%6.%7.%8.%9."/>
      <w:lvlJc w:val="left"/>
      <w:pPr>
        <w:ind w:left="4944" w:hanging="1800"/>
      </w:pPr>
      <w:rPr>
        <w:rFonts w:hint="default"/>
      </w:rPr>
    </w:lvl>
  </w:abstractNum>
  <w:abstractNum w:abstractNumId="154" w15:restartNumberingAfterBreak="0">
    <w:nsid w:val="7318371C"/>
    <w:multiLevelType w:val="hybridMultilevel"/>
    <w:tmpl w:val="625829EA"/>
    <w:lvl w:ilvl="0" w:tplc="32B8032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5" w15:restartNumberingAfterBreak="0">
    <w:nsid w:val="74D031E6"/>
    <w:multiLevelType w:val="hybridMultilevel"/>
    <w:tmpl w:val="271CE6AE"/>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75D414B6"/>
    <w:multiLevelType w:val="hybridMultilevel"/>
    <w:tmpl w:val="8886F274"/>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15:restartNumberingAfterBreak="0">
    <w:nsid w:val="78B22321"/>
    <w:multiLevelType w:val="multilevel"/>
    <w:tmpl w:val="D088A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A427D09"/>
    <w:multiLevelType w:val="hybridMultilevel"/>
    <w:tmpl w:val="39DC04A0"/>
    <w:lvl w:ilvl="0" w:tplc="B1CED22E">
      <w:start w:val="1"/>
      <w:numFmt w:val="bullet"/>
      <w:lvlText w:val="-"/>
      <w:lvlJc w:val="left"/>
      <w:pPr>
        <w:ind w:left="1854" w:hanging="360"/>
      </w:pPr>
      <w:rPr>
        <w:rFonts w:ascii="Verdana" w:hAnsi="Verdana"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59" w15:restartNumberingAfterBreak="0">
    <w:nsid w:val="7B0F3387"/>
    <w:multiLevelType w:val="hybridMultilevel"/>
    <w:tmpl w:val="F5E05B28"/>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15:restartNumberingAfterBreak="0">
    <w:nsid w:val="7C9F28FF"/>
    <w:multiLevelType w:val="multilevel"/>
    <w:tmpl w:val="AE6272AE"/>
    <w:lvl w:ilvl="0">
      <w:start w:val="1"/>
      <w:numFmt w:val="decimal"/>
      <w:lvlText w:val="%1."/>
      <w:lvlJc w:val="left"/>
      <w:pPr>
        <w:ind w:left="612" w:hanging="612"/>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1" w15:restartNumberingAfterBreak="0">
    <w:nsid w:val="7CC850AB"/>
    <w:multiLevelType w:val="hybridMultilevel"/>
    <w:tmpl w:val="F1DE6230"/>
    <w:lvl w:ilvl="0" w:tplc="B1CED22E">
      <w:start w:val="1"/>
      <w:numFmt w:val="bullet"/>
      <w:lvlText w:val="-"/>
      <w:lvlJc w:val="left"/>
      <w:pPr>
        <w:ind w:left="1004" w:hanging="360"/>
      </w:pPr>
      <w:rPr>
        <w:rFonts w:ascii="Verdana" w:hAnsi="Verdana"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2" w15:restartNumberingAfterBreak="0">
    <w:nsid w:val="7D352A3C"/>
    <w:multiLevelType w:val="hybridMultilevel"/>
    <w:tmpl w:val="F5C087BA"/>
    <w:lvl w:ilvl="0" w:tplc="B1CED22E">
      <w:start w:val="1"/>
      <w:numFmt w:val="bullet"/>
      <w:lvlText w:val="-"/>
      <w:lvlJc w:val="left"/>
      <w:pPr>
        <w:ind w:left="1571" w:hanging="360"/>
      </w:pPr>
      <w:rPr>
        <w:rFonts w:ascii="Verdana" w:hAnsi="Verdana"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63" w15:restartNumberingAfterBreak="0">
    <w:nsid w:val="7E3F025E"/>
    <w:multiLevelType w:val="hybridMultilevel"/>
    <w:tmpl w:val="EA149478"/>
    <w:lvl w:ilvl="0" w:tplc="B1CED22E">
      <w:start w:val="1"/>
      <w:numFmt w:val="bullet"/>
      <w:lvlText w:val="-"/>
      <w:lvlJc w:val="left"/>
      <w:pPr>
        <w:ind w:left="720" w:hanging="360"/>
      </w:pPr>
      <w:rPr>
        <w:rFonts w:ascii="Verdana" w:hAnsi="Verdana" w:hint="default"/>
      </w:rPr>
    </w:lvl>
    <w:lvl w:ilvl="1" w:tplc="5D38CADC">
      <w:start w:val="10"/>
      <w:numFmt w:val="bullet"/>
      <w:lvlText w:val=""/>
      <w:lvlJc w:val="left"/>
      <w:pPr>
        <w:ind w:left="1440" w:hanging="360"/>
      </w:pPr>
      <w:rPr>
        <w:rFonts w:ascii="Symbol" w:eastAsia="Times New Roman" w:hAnsi="Symbol"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7F9378A7"/>
    <w:multiLevelType w:val="hybridMultilevel"/>
    <w:tmpl w:val="4C827A20"/>
    <w:lvl w:ilvl="0" w:tplc="2BD02A1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15:restartNumberingAfterBreak="0">
    <w:nsid w:val="7FAD6674"/>
    <w:multiLevelType w:val="hybridMultilevel"/>
    <w:tmpl w:val="5CDCD3CA"/>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6" w15:restartNumberingAfterBreak="0">
    <w:nsid w:val="7FD15889"/>
    <w:multiLevelType w:val="multilevel"/>
    <w:tmpl w:val="82044C6A"/>
    <w:lvl w:ilvl="0">
      <w:start w:val="1"/>
      <w:numFmt w:val="decimal"/>
      <w:lvlText w:val="%1."/>
      <w:lvlJc w:val="left"/>
      <w:pPr>
        <w:ind w:left="612" w:hanging="612"/>
      </w:pPr>
      <w:rPr>
        <w:rFonts w:hint="default"/>
      </w:rPr>
    </w:lvl>
    <w:lvl w:ilvl="1">
      <w:start w:val="2"/>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24"/>
  </w:num>
  <w:num w:numId="2">
    <w:abstractNumId w:val="21"/>
  </w:num>
  <w:num w:numId="3">
    <w:abstractNumId w:val="20"/>
  </w:num>
  <w:num w:numId="4">
    <w:abstractNumId w:val="104"/>
  </w:num>
  <w:num w:numId="5">
    <w:abstractNumId w:val="2"/>
  </w:num>
  <w:num w:numId="6">
    <w:abstractNumId w:val="78"/>
  </w:num>
  <w:num w:numId="7">
    <w:abstractNumId w:val="111"/>
  </w:num>
  <w:num w:numId="8">
    <w:abstractNumId w:val="52"/>
  </w:num>
  <w:num w:numId="9">
    <w:abstractNumId w:val="88"/>
  </w:num>
  <w:num w:numId="10">
    <w:abstractNumId w:val="90"/>
  </w:num>
  <w:num w:numId="11">
    <w:abstractNumId w:val="35"/>
  </w:num>
  <w:num w:numId="12">
    <w:abstractNumId w:val="119"/>
  </w:num>
  <w:num w:numId="13">
    <w:abstractNumId w:val="81"/>
  </w:num>
  <w:num w:numId="14">
    <w:abstractNumId w:val="120"/>
  </w:num>
  <w:num w:numId="15">
    <w:abstractNumId w:val="10"/>
  </w:num>
  <w:num w:numId="16">
    <w:abstractNumId w:val="85"/>
  </w:num>
  <w:num w:numId="17">
    <w:abstractNumId w:val="161"/>
  </w:num>
  <w:num w:numId="18">
    <w:abstractNumId w:val="131"/>
  </w:num>
  <w:num w:numId="19">
    <w:abstractNumId w:val="122"/>
  </w:num>
  <w:num w:numId="20">
    <w:abstractNumId w:val="45"/>
  </w:num>
  <w:num w:numId="21">
    <w:abstractNumId w:val="98"/>
  </w:num>
  <w:num w:numId="22">
    <w:abstractNumId w:val="70"/>
  </w:num>
  <w:num w:numId="23">
    <w:abstractNumId w:val="44"/>
  </w:num>
  <w:num w:numId="24">
    <w:abstractNumId w:val="6"/>
  </w:num>
  <w:num w:numId="25">
    <w:abstractNumId w:val="38"/>
  </w:num>
  <w:num w:numId="26">
    <w:abstractNumId w:val="156"/>
  </w:num>
  <w:num w:numId="27">
    <w:abstractNumId w:val="114"/>
  </w:num>
  <w:num w:numId="28">
    <w:abstractNumId w:val="28"/>
  </w:num>
  <w:num w:numId="29">
    <w:abstractNumId w:val="127"/>
  </w:num>
  <w:num w:numId="30">
    <w:abstractNumId w:val="152"/>
  </w:num>
  <w:num w:numId="31">
    <w:abstractNumId w:val="39"/>
  </w:num>
  <w:num w:numId="32">
    <w:abstractNumId w:val="16"/>
  </w:num>
  <w:num w:numId="33">
    <w:abstractNumId w:val="140"/>
  </w:num>
  <w:num w:numId="34">
    <w:abstractNumId w:val="46"/>
  </w:num>
  <w:num w:numId="35">
    <w:abstractNumId w:val="40"/>
  </w:num>
  <w:num w:numId="36">
    <w:abstractNumId w:val="77"/>
  </w:num>
  <w:num w:numId="37">
    <w:abstractNumId w:val="89"/>
  </w:num>
  <w:num w:numId="38">
    <w:abstractNumId w:val="42"/>
  </w:num>
  <w:num w:numId="39">
    <w:abstractNumId w:val="14"/>
  </w:num>
  <w:num w:numId="40">
    <w:abstractNumId w:val="155"/>
  </w:num>
  <w:num w:numId="41">
    <w:abstractNumId w:val="116"/>
  </w:num>
  <w:num w:numId="42">
    <w:abstractNumId w:val="31"/>
  </w:num>
  <w:num w:numId="43">
    <w:abstractNumId w:val="151"/>
  </w:num>
  <w:num w:numId="44">
    <w:abstractNumId w:val="92"/>
  </w:num>
  <w:num w:numId="45">
    <w:abstractNumId w:val="9"/>
  </w:num>
  <w:num w:numId="46">
    <w:abstractNumId w:val="79"/>
  </w:num>
  <w:num w:numId="47">
    <w:abstractNumId w:val="41"/>
  </w:num>
  <w:num w:numId="48">
    <w:abstractNumId w:val="103"/>
  </w:num>
  <w:num w:numId="49">
    <w:abstractNumId w:val="55"/>
  </w:num>
  <w:num w:numId="50">
    <w:abstractNumId w:val="30"/>
  </w:num>
  <w:num w:numId="51">
    <w:abstractNumId w:val="68"/>
  </w:num>
  <w:num w:numId="52">
    <w:abstractNumId w:val="37"/>
  </w:num>
  <w:num w:numId="53">
    <w:abstractNumId w:val="110"/>
  </w:num>
  <w:num w:numId="54">
    <w:abstractNumId w:val="117"/>
  </w:num>
  <w:num w:numId="55">
    <w:abstractNumId w:val="54"/>
  </w:num>
  <w:num w:numId="56">
    <w:abstractNumId w:val="15"/>
  </w:num>
  <w:num w:numId="57">
    <w:abstractNumId w:val="138"/>
  </w:num>
  <w:num w:numId="58">
    <w:abstractNumId w:val="93"/>
  </w:num>
  <w:num w:numId="59">
    <w:abstractNumId w:val="106"/>
  </w:num>
  <w:num w:numId="60">
    <w:abstractNumId w:val="80"/>
  </w:num>
  <w:num w:numId="61">
    <w:abstractNumId w:val="27"/>
  </w:num>
  <w:num w:numId="62">
    <w:abstractNumId w:val="12"/>
  </w:num>
  <w:num w:numId="63">
    <w:abstractNumId w:val="135"/>
  </w:num>
  <w:num w:numId="64">
    <w:abstractNumId w:val="141"/>
  </w:num>
  <w:num w:numId="65">
    <w:abstractNumId w:val="139"/>
  </w:num>
  <w:num w:numId="66">
    <w:abstractNumId w:val="158"/>
  </w:num>
  <w:num w:numId="67">
    <w:abstractNumId w:val="43"/>
  </w:num>
  <w:num w:numId="68">
    <w:abstractNumId w:val="133"/>
  </w:num>
  <w:num w:numId="69">
    <w:abstractNumId w:val="144"/>
  </w:num>
  <w:num w:numId="70">
    <w:abstractNumId w:val="11"/>
  </w:num>
  <w:num w:numId="71">
    <w:abstractNumId w:val="137"/>
  </w:num>
  <w:num w:numId="72">
    <w:abstractNumId w:val="26"/>
  </w:num>
  <w:num w:numId="73">
    <w:abstractNumId w:val="145"/>
  </w:num>
  <w:num w:numId="74">
    <w:abstractNumId w:val="17"/>
  </w:num>
  <w:num w:numId="75">
    <w:abstractNumId w:val="49"/>
  </w:num>
  <w:num w:numId="76">
    <w:abstractNumId w:val="159"/>
  </w:num>
  <w:num w:numId="77">
    <w:abstractNumId w:val="86"/>
  </w:num>
  <w:num w:numId="78">
    <w:abstractNumId w:val="105"/>
  </w:num>
  <w:num w:numId="79">
    <w:abstractNumId w:val="32"/>
  </w:num>
  <w:num w:numId="80">
    <w:abstractNumId w:val="149"/>
  </w:num>
  <w:num w:numId="81">
    <w:abstractNumId w:val="82"/>
  </w:num>
  <w:num w:numId="82">
    <w:abstractNumId w:val="22"/>
  </w:num>
  <w:num w:numId="83">
    <w:abstractNumId w:val="99"/>
  </w:num>
  <w:num w:numId="84">
    <w:abstractNumId w:val="67"/>
  </w:num>
  <w:num w:numId="85">
    <w:abstractNumId w:val="19"/>
  </w:num>
  <w:num w:numId="86">
    <w:abstractNumId w:val="50"/>
  </w:num>
  <w:num w:numId="87">
    <w:abstractNumId w:val="130"/>
  </w:num>
  <w:num w:numId="88">
    <w:abstractNumId w:val="163"/>
  </w:num>
  <w:num w:numId="89">
    <w:abstractNumId w:val="73"/>
  </w:num>
  <w:num w:numId="90">
    <w:abstractNumId w:val="165"/>
  </w:num>
  <w:num w:numId="91">
    <w:abstractNumId w:val="102"/>
  </w:num>
  <w:num w:numId="92">
    <w:abstractNumId w:val="5"/>
  </w:num>
  <w:num w:numId="93">
    <w:abstractNumId w:val="136"/>
  </w:num>
  <w:num w:numId="94">
    <w:abstractNumId w:val="95"/>
  </w:num>
  <w:num w:numId="95">
    <w:abstractNumId w:val="126"/>
  </w:num>
  <w:num w:numId="96">
    <w:abstractNumId w:val="143"/>
  </w:num>
  <w:num w:numId="97">
    <w:abstractNumId w:val="18"/>
  </w:num>
  <w:num w:numId="98">
    <w:abstractNumId w:val="61"/>
  </w:num>
  <w:num w:numId="99">
    <w:abstractNumId w:val="75"/>
  </w:num>
  <w:num w:numId="100">
    <w:abstractNumId w:val="56"/>
  </w:num>
  <w:num w:numId="101">
    <w:abstractNumId w:val="107"/>
  </w:num>
  <w:num w:numId="102">
    <w:abstractNumId w:val="146"/>
  </w:num>
  <w:num w:numId="103">
    <w:abstractNumId w:val="63"/>
  </w:num>
  <w:num w:numId="104">
    <w:abstractNumId w:val="91"/>
  </w:num>
  <w:num w:numId="105">
    <w:abstractNumId w:val="1"/>
  </w:num>
  <w:num w:numId="106">
    <w:abstractNumId w:val="162"/>
  </w:num>
  <w:num w:numId="107">
    <w:abstractNumId w:val="3"/>
  </w:num>
  <w:num w:numId="108">
    <w:abstractNumId w:val="100"/>
  </w:num>
  <w:num w:numId="109">
    <w:abstractNumId w:val="113"/>
  </w:num>
  <w:num w:numId="110">
    <w:abstractNumId w:val="57"/>
  </w:num>
  <w:num w:numId="111">
    <w:abstractNumId w:val="96"/>
  </w:num>
  <w:num w:numId="112">
    <w:abstractNumId w:val="59"/>
  </w:num>
  <w:num w:numId="113">
    <w:abstractNumId w:val="147"/>
  </w:num>
  <w:num w:numId="114">
    <w:abstractNumId w:val="148"/>
  </w:num>
  <w:num w:numId="115">
    <w:abstractNumId w:val="29"/>
  </w:num>
  <w:num w:numId="116">
    <w:abstractNumId w:val="142"/>
  </w:num>
  <w:num w:numId="117">
    <w:abstractNumId w:val="33"/>
  </w:num>
  <w:num w:numId="118">
    <w:abstractNumId w:val="62"/>
  </w:num>
  <w:num w:numId="119">
    <w:abstractNumId w:val="123"/>
  </w:num>
  <w:num w:numId="120">
    <w:abstractNumId w:val="129"/>
  </w:num>
  <w:num w:numId="121">
    <w:abstractNumId w:val="4"/>
  </w:num>
  <w:num w:numId="122">
    <w:abstractNumId w:val="36"/>
  </w:num>
  <w:num w:numId="123">
    <w:abstractNumId w:val="124"/>
  </w:num>
  <w:num w:numId="124">
    <w:abstractNumId w:val="121"/>
  </w:num>
  <w:num w:numId="125">
    <w:abstractNumId w:val="34"/>
  </w:num>
  <w:num w:numId="126">
    <w:abstractNumId w:val="71"/>
  </w:num>
  <w:num w:numId="127">
    <w:abstractNumId w:val="8"/>
  </w:num>
  <w:num w:numId="128">
    <w:abstractNumId w:val="66"/>
  </w:num>
  <w:num w:numId="129">
    <w:abstractNumId w:val="72"/>
  </w:num>
  <w:num w:numId="130">
    <w:abstractNumId w:val="64"/>
  </w:num>
  <w:num w:numId="131">
    <w:abstractNumId w:val="47"/>
  </w:num>
  <w:num w:numId="132">
    <w:abstractNumId w:val="125"/>
  </w:num>
  <w:num w:numId="133">
    <w:abstractNumId w:val="76"/>
  </w:num>
  <w:num w:numId="134">
    <w:abstractNumId w:val="69"/>
  </w:num>
  <w:num w:numId="135">
    <w:abstractNumId w:val="109"/>
  </w:num>
  <w:num w:numId="136">
    <w:abstractNumId w:val="48"/>
  </w:num>
  <w:num w:numId="137">
    <w:abstractNumId w:val="84"/>
  </w:num>
  <w:num w:numId="138">
    <w:abstractNumId w:val="132"/>
  </w:num>
  <w:num w:numId="139">
    <w:abstractNumId w:val="115"/>
  </w:num>
  <w:num w:numId="140">
    <w:abstractNumId w:val="60"/>
  </w:num>
  <w:num w:numId="141">
    <w:abstractNumId w:val="153"/>
  </w:num>
  <w:num w:numId="142">
    <w:abstractNumId w:val="13"/>
  </w:num>
  <w:num w:numId="143">
    <w:abstractNumId w:val="164"/>
  </w:num>
  <w:num w:numId="144">
    <w:abstractNumId w:val="118"/>
  </w:num>
  <w:num w:numId="145">
    <w:abstractNumId w:val="65"/>
  </w:num>
  <w:num w:numId="146">
    <w:abstractNumId w:val="128"/>
  </w:num>
  <w:num w:numId="147">
    <w:abstractNumId w:val="108"/>
  </w:num>
  <w:num w:numId="148">
    <w:abstractNumId w:val="154"/>
  </w:num>
  <w:num w:numId="149">
    <w:abstractNumId w:val="112"/>
  </w:num>
  <w:num w:numId="150">
    <w:abstractNumId w:val="134"/>
  </w:num>
  <w:num w:numId="151">
    <w:abstractNumId w:val="94"/>
  </w:num>
  <w:num w:numId="152">
    <w:abstractNumId w:val="101"/>
  </w:num>
  <w:num w:numId="153">
    <w:abstractNumId w:val="87"/>
  </w:num>
  <w:num w:numId="154">
    <w:abstractNumId w:val="7"/>
  </w:num>
  <w:num w:numId="155">
    <w:abstractNumId w:val="51"/>
  </w:num>
  <w:num w:numId="156">
    <w:abstractNumId w:val="157"/>
  </w:num>
  <w:num w:numId="157">
    <w:abstractNumId w:val="58"/>
  </w:num>
  <w:num w:numId="158">
    <w:abstractNumId w:val="83"/>
  </w:num>
  <w:num w:numId="159">
    <w:abstractNumId w:val="97"/>
  </w:num>
  <w:num w:numId="160">
    <w:abstractNumId w:val="58"/>
  </w:num>
  <w:num w:numId="161">
    <w:abstractNumId w:val="83"/>
  </w:num>
  <w:num w:numId="162">
    <w:abstractNumId w:val="23"/>
  </w:num>
  <w:num w:numId="163">
    <w:abstractNumId w:val="150"/>
  </w:num>
  <w:num w:numId="164">
    <w:abstractNumId w:val="0"/>
  </w:num>
  <w:num w:numId="165">
    <w:abstractNumId w:val="166"/>
  </w:num>
  <w:num w:numId="166">
    <w:abstractNumId w:val="160"/>
  </w:num>
  <w:num w:numId="167">
    <w:abstractNumId w:val="74"/>
  </w:num>
  <w:num w:numId="168">
    <w:abstractNumId w:val="53"/>
  </w:num>
  <w:num w:numId="169">
    <w:abstractNumId w:val="25"/>
  </w:num>
  <w:numIdMacAtCleanup w:val="169"/>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inh Huynh">
    <w15:presenceInfo w15:providerId="None" w15:userId="Linh Huynh"/>
  </w15:person>
  <w15:person w15:author="Lê Nga">
    <w15:presenceInfo w15:providerId="None" w15:userId="Lê Nga"/>
  </w15:person>
  <w15:person w15:author="ndhien@cit.udn.vn">
    <w15:presenceInfo w15:providerId="None" w15:userId="ndhien@cit.udn.v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hideSpellingErrors/>
  <w:hideGrammaticalErrors/>
  <w:activeWritingStyle w:appName="MSWord" w:lang="en-US" w:vendorID="64" w:dllVersion="5" w:nlCheck="1" w:checkStyle="1"/>
  <w:activeWritingStyle w:appName="MSWord" w:lang="en-US" w:vendorID="64" w:dllVersion="6" w:nlCheck="1" w:checkStyle="1"/>
  <w:activeWritingStyle w:appName="MSWord" w:lang="en-US" w:vendorID="64" w:dllVersion="0" w:nlCheck="1" w:checkStyle="0"/>
  <w:activeWritingStyle w:appName="MSWord" w:lang="en-US" w:vendorID="64" w:dllVersion="131078"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40"/>
  <w:drawingGridVerticalSpacing w:val="57"/>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2B26"/>
    <w:rsid w:val="000000BE"/>
    <w:rsid w:val="000006CD"/>
    <w:rsid w:val="00001542"/>
    <w:rsid w:val="00001B02"/>
    <w:rsid w:val="000028C3"/>
    <w:rsid w:val="00003A27"/>
    <w:rsid w:val="00003CD1"/>
    <w:rsid w:val="000056B7"/>
    <w:rsid w:val="000061DE"/>
    <w:rsid w:val="00006583"/>
    <w:rsid w:val="000078AC"/>
    <w:rsid w:val="00007B42"/>
    <w:rsid w:val="000121A4"/>
    <w:rsid w:val="00013109"/>
    <w:rsid w:val="0001475D"/>
    <w:rsid w:val="0001524C"/>
    <w:rsid w:val="00015348"/>
    <w:rsid w:val="00016E56"/>
    <w:rsid w:val="0001757A"/>
    <w:rsid w:val="0002000C"/>
    <w:rsid w:val="00020405"/>
    <w:rsid w:val="00020A2F"/>
    <w:rsid w:val="00020B3B"/>
    <w:rsid w:val="0002126E"/>
    <w:rsid w:val="000216E7"/>
    <w:rsid w:val="00022835"/>
    <w:rsid w:val="000231A0"/>
    <w:rsid w:val="00023410"/>
    <w:rsid w:val="000245CF"/>
    <w:rsid w:val="000257A6"/>
    <w:rsid w:val="0002603E"/>
    <w:rsid w:val="00031BD7"/>
    <w:rsid w:val="000327C2"/>
    <w:rsid w:val="00032814"/>
    <w:rsid w:val="00032C8B"/>
    <w:rsid w:val="00033732"/>
    <w:rsid w:val="00033D37"/>
    <w:rsid w:val="00035C3A"/>
    <w:rsid w:val="000377D6"/>
    <w:rsid w:val="00040FED"/>
    <w:rsid w:val="000411EF"/>
    <w:rsid w:val="0004216E"/>
    <w:rsid w:val="0004298E"/>
    <w:rsid w:val="00042A7A"/>
    <w:rsid w:val="00044423"/>
    <w:rsid w:val="00044897"/>
    <w:rsid w:val="00044C27"/>
    <w:rsid w:val="000503E2"/>
    <w:rsid w:val="00050522"/>
    <w:rsid w:val="00050703"/>
    <w:rsid w:val="00050B26"/>
    <w:rsid w:val="00051667"/>
    <w:rsid w:val="000518E0"/>
    <w:rsid w:val="0005495C"/>
    <w:rsid w:val="00054E2C"/>
    <w:rsid w:val="0005725B"/>
    <w:rsid w:val="00062C80"/>
    <w:rsid w:val="00063F18"/>
    <w:rsid w:val="00064A49"/>
    <w:rsid w:val="00066B5A"/>
    <w:rsid w:val="00066E1F"/>
    <w:rsid w:val="000702B9"/>
    <w:rsid w:val="00070540"/>
    <w:rsid w:val="00070822"/>
    <w:rsid w:val="00070EF9"/>
    <w:rsid w:val="000719AF"/>
    <w:rsid w:val="00072CF0"/>
    <w:rsid w:val="00072FCF"/>
    <w:rsid w:val="00073867"/>
    <w:rsid w:val="00074064"/>
    <w:rsid w:val="000741BE"/>
    <w:rsid w:val="00074505"/>
    <w:rsid w:val="00076AB1"/>
    <w:rsid w:val="00077267"/>
    <w:rsid w:val="00080859"/>
    <w:rsid w:val="0008108D"/>
    <w:rsid w:val="00081CC4"/>
    <w:rsid w:val="000823D8"/>
    <w:rsid w:val="00086E2E"/>
    <w:rsid w:val="000875AF"/>
    <w:rsid w:val="00090876"/>
    <w:rsid w:val="00090D60"/>
    <w:rsid w:val="000910C3"/>
    <w:rsid w:val="00091D92"/>
    <w:rsid w:val="000920D6"/>
    <w:rsid w:val="0009273E"/>
    <w:rsid w:val="000930E8"/>
    <w:rsid w:val="0009329D"/>
    <w:rsid w:val="00093F9E"/>
    <w:rsid w:val="00094204"/>
    <w:rsid w:val="00094C56"/>
    <w:rsid w:val="00096183"/>
    <w:rsid w:val="0009694C"/>
    <w:rsid w:val="000A0798"/>
    <w:rsid w:val="000A2870"/>
    <w:rsid w:val="000A4E6D"/>
    <w:rsid w:val="000A555A"/>
    <w:rsid w:val="000A5FF3"/>
    <w:rsid w:val="000A6796"/>
    <w:rsid w:val="000A6CA1"/>
    <w:rsid w:val="000A7D59"/>
    <w:rsid w:val="000B1149"/>
    <w:rsid w:val="000B2935"/>
    <w:rsid w:val="000B2F55"/>
    <w:rsid w:val="000B3693"/>
    <w:rsid w:val="000B42E6"/>
    <w:rsid w:val="000B49D2"/>
    <w:rsid w:val="000B4B21"/>
    <w:rsid w:val="000B4E9A"/>
    <w:rsid w:val="000B7173"/>
    <w:rsid w:val="000C05B1"/>
    <w:rsid w:val="000C1927"/>
    <w:rsid w:val="000C26AB"/>
    <w:rsid w:val="000C28A5"/>
    <w:rsid w:val="000C34AB"/>
    <w:rsid w:val="000C3A8C"/>
    <w:rsid w:val="000C47D8"/>
    <w:rsid w:val="000C4855"/>
    <w:rsid w:val="000D04E5"/>
    <w:rsid w:val="000D0D0E"/>
    <w:rsid w:val="000D1736"/>
    <w:rsid w:val="000D324B"/>
    <w:rsid w:val="000D472D"/>
    <w:rsid w:val="000D4CDB"/>
    <w:rsid w:val="000D5EB2"/>
    <w:rsid w:val="000D624A"/>
    <w:rsid w:val="000D7C76"/>
    <w:rsid w:val="000D7F60"/>
    <w:rsid w:val="000E01BD"/>
    <w:rsid w:val="000E1A51"/>
    <w:rsid w:val="000E1DC6"/>
    <w:rsid w:val="000E2350"/>
    <w:rsid w:val="000E4D5F"/>
    <w:rsid w:val="000E59E8"/>
    <w:rsid w:val="000E63E8"/>
    <w:rsid w:val="000E651E"/>
    <w:rsid w:val="000E67C9"/>
    <w:rsid w:val="000F0BE2"/>
    <w:rsid w:val="000F18A7"/>
    <w:rsid w:val="000F1FED"/>
    <w:rsid w:val="000F249D"/>
    <w:rsid w:val="000F255E"/>
    <w:rsid w:val="000F3ED3"/>
    <w:rsid w:val="000F4FE7"/>
    <w:rsid w:val="000F67CF"/>
    <w:rsid w:val="000F747E"/>
    <w:rsid w:val="00101B3D"/>
    <w:rsid w:val="0010205B"/>
    <w:rsid w:val="00103515"/>
    <w:rsid w:val="00104A41"/>
    <w:rsid w:val="00105189"/>
    <w:rsid w:val="00105672"/>
    <w:rsid w:val="001056CD"/>
    <w:rsid w:val="00106647"/>
    <w:rsid w:val="001078BD"/>
    <w:rsid w:val="00111CD6"/>
    <w:rsid w:val="00112AA1"/>
    <w:rsid w:val="0011371F"/>
    <w:rsid w:val="0011377A"/>
    <w:rsid w:val="00113EFD"/>
    <w:rsid w:val="001146B7"/>
    <w:rsid w:val="0011471F"/>
    <w:rsid w:val="0011494A"/>
    <w:rsid w:val="001156F9"/>
    <w:rsid w:val="00115E0E"/>
    <w:rsid w:val="00117364"/>
    <w:rsid w:val="00122061"/>
    <w:rsid w:val="00122094"/>
    <w:rsid w:val="00122C33"/>
    <w:rsid w:val="001231B6"/>
    <w:rsid w:val="00123AAA"/>
    <w:rsid w:val="00124877"/>
    <w:rsid w:val="001259C7"/>
    <w:rsid w:val="00126225"/>
    <w:rsid w:val="00126BFA"/>
    <w:rsid w:val="0012700D"/>
    <w:rsid w:val="00130C43"/>
    <w:rsid w:val="00131D4B"/>
    <w:rsid w:val="00133802"/>
    <w:rsid w:val="0013592D"/>
    <w:rsid w:val="00136898"/>
    <w:rsid w:val="00136D59"/>
    <w:rsid w:val="00137450"/>
    <w:rsid w:val="00140192"/>
    <w:rsid w:val="00140932"/>
    <w:rsid w:val="001422D2"/>
    <w:rsid w:val="0014341B"/>
    <w:rsid w:val="0014422D"/>
    <w:rsid w:val="0014445D"/>
    <w:rsid w:val="00144617"/>
    <w:rsid w:val="001447BF"/>
    <w:rsid w:val="001458C7"/>
    <w:rsid w:val="00145F36"/>
    <w:rsid w:val="001469BD"/>
    <w:rsid w:val="00151578"/>
    <w:rsid w:val="00152D38"/>
    <w:rsid w:val="001548BF"/>
    <w:rsid w:val="0015496B"/>
    <w:rsid w:val="00155C35"/>
    <w:rsid w:val="00156EAE"/>
    <w:rsid w:val="00160EE5"/>
    <w:rsid w:val="00161F46"/>
    <w:rsid w:val="00165035"/>
    <w:rsid w:val="00165143"/>
    <w:rsid w:val="0016633F"/>
    <w:rsid w:val="001700F0"/>
    <w:rsid w:val="001716C7"/>
    <w:rsid w:val="00174AF2"/>
    <w:rsid w:val="0017516A"/>
    <w:rsid w:val="001769E5"/>
    <w:rsid w:val="00177144"/>
    <w:rsid w:val="00177EC2"/>
    <w:rsid w:val="00181C43"/>
    <w:rsid w:val="001854ED"/>
    <w:rsid w:val="0018740A"/>
    <w:rsid w:val="001875B4"/>
    <w:rsid w:val="00187B58"/>
    <w:rsid w:val="001905DF"/>
    <w:rsid w:val="0019161C"/>
    <w:rsid w:val="001924B5"/>
    <w:rsid w:val="001926E7"/>
    <w:rsid w:val="00192C21"/>
    <w:rsid w:val="00193FCD"/>
    <w:rsid w:val="0019466D"/>
    <w:rsid w:val="00195E41"/>
    <w:rsid w:val="001A171D"/>
    <w:rsid w:val="001A2474"/>
    <w:rsid w:val="001A39EF"/>
    <w:rsid w:val="001A3A04"/>
    <w:rsid w:val="001A47BE"/>
    <w:rsid w:val="001A5147"/>
    <w:rsid w:val="001A56D4"/>
    <w:rsid w:val="001A6E00"/>
    <w:rsid w:val="001A6F10"/>
    <w:rsid w:val="001A7FBD"/>
    <w:rsid w:val="001B1154"/>
    <w:rsid w:val="001B3CD2"/>
    <w:rsid w:val="001B6E61"/>
    <w:rsid w:val="001B7543"/>
    <w:rsid w:val="001C001D"/>
    <w:rsid w:val="001C099D"/>
    <w:rsid w:val="001C0D63"/>
    <w:rsid w:val="001C0DE8"/>
    <w:rsid w:val="001C2150"/>
    <w:rsid w:val="001C296C"/>
    <w:rsid w:val="001C297B"/>
    <w:rsid w:val="001C342F"/>
    <w:rsid w:val="001C45EF"/>
    <w:rsid w:val="001C4BF2"/>
    <w:rsid w:val="001C5B26"/>
    <w:rsid w:val="001C5FE7"/>
    <w:rsid w:val="001C7214"/>
    <w:rsid w:val="001D004C"/>
    <w:rsid w:val="001D0E9A"/>
    <w:rsid w:val="001D143E"/>
    <w:rsid w:val="001D372B"/>
    <w:rsid w:val="001D3CF6"/>
    <w:rsid w:val="001D40F8"/>
    <w:rsid w:val="001D4C62"/>
    <w:rsid w:val="001D639D"/>
    <w:rsid w:val="001D643D"/>
    <w:rsid w:val="001D6B76"/>
    <w:rsid w:val="001D6DA9"/>
    <w:rsid w:val="001D7478"/>
    <w:rsid w:val="001D7A85"/>
    <w:rsid w:val="001E0B14"/>
    <w:rsid w:val="001E14A6"/>
    <w:rsid w:val="001E1A83"/>
    <w:rsid w:val="001E225B"/>
    <w:rsid w:val="001E2626"/>
    <w:rsid w:val="001E285C"/>
    <w:rsid w:val="001E2932"/>
    <w:rsid w:val="001E3FA4"/>
    <w:rsid w:val="001E4BF8"/>
    <w:rsid w:val="001E4F8F"/>
    <w:rsid w:val="001E520E"/>
    <w:rsid w:val="001E58CE"/>
    <w:rsid w:val="001E637E"/>
    <w:rsid w:val="001F3411"/>
    <w:rsid w:val="001F36D0"/>
    <w:rsid w:val="001F3B50"/>
    <w:rsid w:val="001F417C"/>
    <w:rsid w:val="001F5540"/>
    <w:rsid w:val="001F7115"/>
    <w:rsid w:val="001F7418"/>
    <w:rsid w:val="002012E2"/>
    <w:rsid w:val="00202DD7"/>
    <w:rsid w:val="0020512A"/>
    <w:rsid w:val="00205CA7"/>
    <w:rsid w:val="00206D40"/>
    <w:rsid w:val="0020719B"/>
    <w:rsid w:val="002121B0"/>
    <w:rsid w:val="00212648"/>
    <w:rsid w:val="00212DA8"/>
    <w:rsid w:val="0021304E"/>
    <w:rsid w:val="00214BA5"/>
    <w:rsid w:val="002150AB"/>
    <w:rsid w:val="0021567B"/>
    <w:rsid w:val="00215AA1"/>
    <w:rsid w:val="00216947"/>
    <w:rsid w:val="00217AD5"/>
    <w:rsid w:val="00220D04"/>
    <w:rsid w:val="00221CDE"/>
    <w:rsid w:val="002222E3"/>
    <w:rsid w:val="002227E0"/>
    <w:rsid w:val="00222E7C"/>
    <w:rsid w:val="0022305D"/>
    <w:rsid w:val="00223EF7"/>
    <w:rsid w:val="002243D6"/>
    <w:rsid w:val="00224B09"/>
    <w:rsid w:val="002251E6"/>
    <w:rsid w:val="00226AC2"/>
    <w:rsid w:val="00227A9F"/>
    <w:rsid w:val="002303ED"/>
    <w:rsid w:val="00230F81"/>
    <w:rsid w:val="00231133"/>
    <w:rsid w:val="0023261C"/>
    <w:rsid w:val="0024321D"/>
    <w:rsid w:val="0024545D"/>
    <w:rsid w:val="00246540"/>
    <w:rsid w:val="00247CB5"/>
    <w:rsid w:val="002501CC"/>
    <w:rsid w:val="002520AB"/>
    <w:rsid w:val="00252C58"/>
    <w:rsid w:val="00253AD9"/>
    <w:rsid w:val="00253D77"/>
    <w:rsid w:val="00254288"/>
    <w:rsid w:val="0025490D"/>
    <w:rsid w:val="002570D6"/>
    <w:rsid w:val="002572E1"/>
    <w:rsid w:val="002577BF"/>
    <w:rsid w:val="00257E64"/>
    <w:rsid w:val="002604C8"/>
    <w:rsid w:val="0026274D"/>
    <w:rsid w:val="00264798"/>
    <w:rsid w:val="00264AFE"/>
    <w:rsid w:val="00267D5D"/>
    <w:rsid w:val="00272199"/>
    <w:rsid w:val="002721FF"/>
    <w:rsid w:val="002722AB"/>
    <w:rsid w:val="002727C1"/>
    <w:rsid w:val="00274D00"/>
    <w:rsid w:val="002751A3"/>
    <w:rsid w:val="00275251"/>
    <w:rsid w:val="002761F8"/>
    <w:rsid w:val="00276627"/>
    <w:rsid w:val="00276D48"/>
    <w:rsid w:val="00276F25"/>
    <w:rsid w:val="00281C4D"/>
    <w:rsid w:val="0028290E"/>
    <w:rsid w:val="0028309C"/>
    <w:rsid w:val="002840CF"/>
    <w:rsid w:val="0028465A"/>
    <w:rsid w:val="00284BB6"/>
    <w:rsid w:val="00286509"/>
    <w:rsid w:val="00287271"/>
    <w:rsid w:val="00290DF8"/>
    <w:rsid w:val="002925D0"/>
    <w:rsid w:val="00292F5D"/>
    <w:rsid w:val="0029632F"/>
    <w:rsid w:val="00296A4B"/>
    <w:rsid w:val="002972A9"/>
    <w:rsid w:val="002A02B1"/>
    <w:rsid w:val="002A3BD2"/>
    <w:rsid w:val="002A77A3"/>
    <w:rsid w:val="002A7E5B"/>
    <w:rsid w:val="002A7F91"/>
    <w:rsid w:val="002B0C94"/>
    <w:rsid w:val="002B16D8"/>
    <w:rsid w:val="002B35D6"/>
    <w:rsid w:val="002B4591"/>
    <w:rsid w:val="002B4F4B"/>
    <w:rsid w:val="002B513B"/>
    <w:rsid w:val="002B569D"/>
    <w:rsid w:val="002B69AD"/>
    <w:rsid w:val="002B6AA4"/>
    <w:rsid w:val="002B6E22"/>
    <w:rsid w:val="002B76ED"/>
    <w:rsid w:val="002C0846"/>
    <w:rsid w:val="002C187B"/>
    <w:rsid w:val="002C1CD8"/>
    <w:rsid w:val="002C3B98"/>
    <w:rsid w:val="002C57EA"/>
    <w:rsid w:val="002C688A"/>
    <w:rsid w:val="002C6B9F"/>
    <w:rsid w:val="002C6F82"/>
    <w:rsid w:val="002D0AE7"/>
    <w:rsid w:val="002D1130"/>
    <w:rsid w:val="002D18E7"/>
    <w:rsid w:val="002D190F"/>
    <w:rsid w:val="002D1EF9"/>
    <w:rsid w:val="002D3129"/>
    <w:rsid w:val="002D6224"/>
    <w:rsid w:val="002D6803"/>
    <w:rsid w:val="002D7B31"/>
    <w:rsid w:val="002D7C7E"/>
    <w:rsid w:val="002E035E"/>
    <w:rsid w:val="002E1F25"/>
    <w:rsid w:val="002E2707"/>
    <w:rsid w:val="002E2826"/>
    <w:rsid w:val="002E299D"/>
    <w:rsid w:val="002E3034"/>
    <w:rsid w:val="002E61B5"/>
    <w:rsid w:val="002E684B"/>
    <w:rsid w:val="002F1D48"/>
    <w:rsid w:val="002F247E"/>
    <w:rsid w:val="002F356A"/>
    <w:rsid w:val="002F3C69"/>
    <w:rsid w:val="002F3DF6"/>
    <w:rsid w:val="002F5980"/>
    <w:rsid w:val="002F5FD0"/>
    <w:rsid w:val="002F65BE"/>
    <w:rsid w:val="002F6EFB"/>
    <w:rsid w:val="002F708F"/>
    <w:rsid w:val="002F787F"/>
    <w:rsid w:val="002F798B"/>
    <w:rsid w:val="00300DAD"/>
    <w:rsid w:val="003017BF"/>
    <w:rsid w:val="003017FF"/>
    <w:rsid w:val="00301DEC"/>
    <w:rsid w:val="0030238E"/>
    <w:rsid w:val="003043C4"/>
    <w:rsid w:val="003055C0"/>
    <w:rsid w:val="00305BB2"/>
    <w:rsid w:val="003075AD"/>
    <w:rsid w:val="003104DE"/>
    <w:rsid w:val="0031094F"/>
    <w:rsid w:val="00311223"/>
    <w:rsid w:val="00312A42"/>
    <w:rsid w:val="00312C40"/>
    <w:rsid w:val="003142C1"/>
    <w:rsid w:val="00315356"/>
    <w:rsid w:val="0031753C"/>
    <w:rsid w:val="003177CF"/>
    <w:rsid w:val="003209CD"/>
    <w:rsid w:val="00320C61"/>
    <w:rsid w:val="00320C6F"/>
    <w:rsid w:val="00322943"/>
    <w:rsid w:val="00323718"/>
    <w:rsid w:val="0032570A"/>
    <w:rsid w:val="00325A27"/>
    <w:rsid w:val="00325FF0"/>
    <w:rsid w:val="00326F9A"/>
    <w:rsid w:val="003302C3"/>
    <w:rsid w:val="00331305"/>
    <w:rsid w:val="00332AA5"/>
    <w:rsid w:val="00332D88"/>
    <w:rsid w:val="00334FD6"/>
    <w:rsid w:val="003358B2"/>
    <w:rsid w:val="003359E9"/>
    <w:rsid w:val="0033603B"/>
    <w:rsid w:val="00337D63"/>
    <w:rsid w:val="00340D67"/>
    <w:rsid w:val="003419D7"/>
    <w:rsid w:val="00341F66"/>
    <w:rsid w:val="003424BD"/>
    <w:rsid w:val="0034250E"/>
    <w:rsid w:val="0034297A"/>
    <w:rsid w:val="003432AE"/>
    <w:rsid w:val="00347561"/>
    <w:rsid w:val="00347805"/>
    <w:rsid w:val="00347C7F"/>
    <w:rsid w:val="0035027D"/>
    <w:rsid w:val="00350435"/>
    <w:rsid w:val="003514EA"/>
    <w:rsid w:val="00352696"/>
    <w:rsid w:val="00353115"/>
    <w:rsid w:val="00353398"/>
    <w:rsid w:val="00353BAD"/>
    <w:rsid w:val="00355F02"/>
    <w:rsid w:val="00355FD6"/>
    <w:rsid w:val="00356AA3"/>
    <w:rsid w:val="0035770A"/>
    <w:rsid w:val="00357A4D"/>
    <w:rsid w:val="00357C60"/>
    <w:rsid w:val="0036004E"/>
    <w:rsid w:val="0036031D"/>
    <w:rsid w:val="00360A54"/>
    <w:rsid w:val="00362008"/>
    <w:rsid w:val="00362091"/>
    <w:rsid w:val="00363985"/>
    <w:rsid w:val="00364588"/>
    <w:rsid w:val="00365F21"/>
    <w:rsid w:val="00366C8D"/>
    <w:rsid w:val="00366F0C"/>
    <w:rsid w:val="00367C4B"/>
    <w:rsid w:val="00370357"/>
    <w:rsid w:val="00370780"/>
    <w:rsid w:val="0037136D"/>
    <w:rsid w:val="0037293E"/>
    <w:rsid w:val="00372B47"/>
    <w:rsid w:val="0037402C"/>
    <w:rsid w:val="00374655"/>
    <w:rsid w:val="0037496C"/>
    <w:rsid w:val="003749A8"/>
    <w:rsid w:val="00374D1B"/>
    <w:rsid w:val="0037680C"/>
    <w:rsid w:val="00377737"/>
    <w:rsid w:val="00377F85"/>
    <w:rsid w:val="00380C76"/>
    <w:rsid w:val="00380E86"/>
    <w:rsid w:val="00381911"/>
    <w:rsid w:val="00382074"/>
    <w:rsid w:val="00382097"/>
    <w:rsid w:val="00382921"/>
    <w:rsid w:val="00383DAD"/>
    <w:rsid w:val="00385565"/>
    <w:rsid w:val="00385BB2"/>
    <w:rsid w:val="003873BA"/>
    <w:rsid w:val="00387484"/>
    <w:rsid w:val="0038754C"/>
    <w:rsid w:val="00390957"/>
    <w:rsid w:val="00391378"/>
    <w:rsid w:val="00393208"/>
    <w:rsid w:val="00393FD5"/>
    <w:rsid w:val="00394F09"/>
    <w:rsid w:val="00396F81"/>
    <w:rsid w:val="003A15E1"/>
    <w:rsid w:val="003A1C92"/>
    <w:rsid w:val="003A40C2"/>
    <w:rsid w:val="003A4D38"/>
    <w:rsid w:val="003A67A2"/>
    <w:rsid w:val="003A683C"/>
    <w:rsid w:val="003A6E0A"/>
    <w:rsid w:val="003A71E7"/>
    <w:rsid w:val="003B0342"/>
    <w:rsid w:val="003B0D5E"/>
    <w:rsid w:val="003B11B1"/>
    <w:rsid w:val="003B3323"/>
    <w:rsid w:val="003B3B02"/>
    <w:rsid w:val="003B3B14"/>
    <w:rsid w:val="003B40F8"/>
    <w:rsid w:val="003B4B96"/>
    <w:rsid w:val="003B5CAE"/>
    <w:rsid w:val="003C0558"/>
    <w:rsid w:val="003C28FA"/>
    <w:rsid w:val="003C44DB"/>
    <w:rsid w:val="003C48EA"/>
    <w:rsid w:val="003C4D60"/>
    <w:rsid w:val="003C6C92"/>
    <w:rsid w:val="003C7901"/>
    <w:rsid w:val="003D32D7"/>
    <w:rsid w:val="003D5712"/>
    <w:rsid w:val="003D58B7"/>
    <w:rsid w:val="003D64F4"/>
    <w:rsid w:val="003D6D62"/>
    <w:rsid w:val="003D7169"/>
    <w:rsid w:val="003D7D11"/>
    <w:rsid w:val="003E1100"/>
    <w:rsid w:val="003E1855"/>
    <w:rsid w:val="003E188F"/>
    <w:rsid w:val="003E322C"/>
    <w:rsid w:val="003E404C"/>
    <w:rsid w:val="003E4527"/>
    <w:rsid w:val="003E4BDD"/>
    <w:rsid w:val="003E589D"/>
    <w:rsid w:val="003E6894"/>
    <w:rsid w:val="003F318E"/>
    <w:rsid w:val="003F33BA"/>
    <w:rsid w:val="003F6A8B"/>
    <w:rsid w:val="003F6ED2"/>
    <w:rsid w:val="003F6F8C"/>
    <w:rsid w:val="003F7875"/>
    <w:rsid w:val="003F7877"/>
    <w:rsid w:val="004003AD"/>
    <w:rsid w:val="0040349D"/>
    <w:rsid w:val="004035F0"/>
    <w:rsid w:val="00406779"/>
    <w:rsid w:val="004078A6"/>
    <w:rsid w:val="00407D86"/>
    <w:rsid w:val="00411EEE"/>
    <w:rsid w:val="004121B9"/>
    <w:rsid w:val="00412C71"/>
    <w:rsid w:val="00413BDF"/>
    <w:rsid w:val="00413E14"/>
    <w:rsid w:val="00415DCE"/>
    <w:rsid w:val="00417091"/>
    <w:rsid w:val="00417D51"/>
    <w:rsid w:val="00421034"/>
    <w:rsid w:val="00421EAE"/>
    <w:rsid w:val="00422813"/>
    <w:rsid w:val="00423B6C"/>
    <w:rsid w:val="00423B92"/>
    <w:rsid w:val="00424FA0"/>
    <w:rsid w:val="00425438"/>
    <w:rsid w:val="00426FF9"/>
    <w:rsid w:val="004270F2"/>
    <w:rsid w:val="0042729B"/>
    <w:rsid w:val="00431887"/>
    <w:rsid w:val="004324C0"/>
    <w:rsid w:val="00432AB4"/>
    <w:rsid w:val="004331B8"/>
    <w:rsid w:val="00433309"/>
    <w:rsid w:val="004339F0"/>
    <w:rsid w:val="00433D03"/>
    <w:rsid w:val="0043555F"/>
    <w:rsid w:val="004356EB"/>
    <w:rsid w:val="00435CCD"/>
    <w:rsid w:val="00436615"/>
    <w:rsid w:val="00436CC7"/>
    <w:rsid w:val="0043717B"/>
    <w:rsid w:val="00440493"/>
    <w:rsid w:val="004408A3"/>
    <w:rsid w:val="00441402"/>
    <w:rsid w:val="00442FBF"/>
    <w:rsid w:val="00444806"/>
    <w:rsid w:val="00444FFC"/>
    <w:rsid w:val="00445A9F"/>
    <w:rsid w:val="00445DF0"/>
    <w:rsid w:val="00445F02"/>
    <w:rsid w:val="00445F76"/>
    <w:rsid w:val="00446D55"/>
    <w:rsid w:val="00447761"/>
    <w:rsid w:val="00450473"/>
    <w:rsid w:val="004509D7"/>
    <w:rsid w:val="004517BA"/>
    <w:rsid w:val="0045311C"/>
    <w:rsid w:val="00455523"/>
    <w:rsid w:val="00456D84"/>
    <w:rsid w:val="0045764A"/>
    <w:rsid w:val="00457901"/>
    <w:rsid w:val="004607D6"/>
    <w:rsid w:val="004626C1"/>
    <w:rsid w:val="00462E09"/>
    <w:rsid w:val="00462FE2"/>
    <w:rsid w:val="0046398B"/>
    <w:rsid w:val="004657E0"/>
    <w:rsid w:val="00466CBB"/>
    <w:rsid w:val="00466DFF"/>
    <w:rsid w:val="00467C80"/>
    <w:rsid w:val="004711CB"/>
    <w:rsid w:val="00471394"/>
    <w:rsid w:val="00471B1C"/>
    <w:rsid w:val="0047333C"/>
    <w:rsid w:val="00473E84"/>
    <w:rsid w:val="00473EB6"/>
    <w:rsid w:val="00474821"/>
    <w:rsid w:val="00474E89"/>
    <w:rsid w:val="004768EC"/>
    <w:rsid w:val="004779AD"/>
    <w:rsid w:val="00477F5F"/>
    <w:rsid w:val="00480DB0"/>
    <w:rsid w:val="00482E1A"/>
    <w:rsid w:val="00485472"/>
    <w:rsid w:val="0048600A"/>
    <w:rsid w:val="00487C3A"/>
    <w:rsid w:val="00490655"/>
    <w:rsid w:val="004916AD"/>
    <w:rsid w:val="004933AB"/>
    <w:rsid w:val="0049461F"/>
    <w:rsid w:val="00497473"/>
    <w:rsid w:val="00497EB5"/>
    <w:rsid w:val="004A13B5"/>
    <w:rsid w:val="004A152F"/>
    <w:rsid w:val="004A27EB"/>
    <w:rsid w:val="004A324D"/>
    <w:rsid w:val="004A469B"/>
    <w:rsid w:val="004A6060"/>
    <w:rsid w:val="004A7AA2"/>
    <w:rsid w:val="004B0BAE"/>
    <w:rsid w:val="004B1650"/>
    <w:rsid w:val="004B1890"/>
    <w:rsid w:val="004B53FF"/>
    <w:rsid w:val="004B5FDA"/>
    <w:rsid w:val="004B612C"/>
    <w:rsid w:val="004B6B2B"/>
    <w:rsid w:val="004C397A"/>
    <w:rsid w:val="004C3E13"/>
    <w:rsid w:val="004C547E"/>
    <w:rsid w:val="004C68F2"/>
    <w:rsid w:val="004C6E20"/>
    <w:rsid w:val="004C77F8"/>
    <w:rsid w:val="004D02AB"/>
    <w:rsid w:val="004D3060"/>
    <w:rsid w:val="004D3D11"/>
    <w:rsid w:val="004D5549"/>
    <w:rsid w:val="004D6FD7"/>
    <w:rsid w:val="004D7F13"/>
    <w:rsid w:val="004E2517"/>
    <w:rsid w:val="004E38B6"/>
    <w:rsid w:val="004E3E45"/>
    <w:rsid w:val="004E4586"/>
    <w:rsid w:val="004E6F06"/>
    <w:rsid w:val="004F0317"/>
    <w:rsid w:val="004F0B8C"/>
    <w:rsid w:val="004F10DF"/>
    <w:rsid w:val="004F17E6"/>
    <w:rsid w:val="004F2551"/>
    <w:rsid w:val="004F457D"/>
    <w:rsid w:val="004F48F6"/>
    <w:rsid w:val="004F5991"/>
    <w:rsid w:val="004F5CD1"/>
    <w:rsid w:val="004F63A0"/>
    <w:rsid w:val="00500246"/>
    <w:rsid w:val="0050103B"/>
    <w:rsid w:val="005023F9"/>
    <w:rsid w:val="00503224"/>
    <w:rsid w:val="00503835"/>
    <w:rsid w:val="005038EE"/>
    <w:rsid w:val="00504D6E"/>
    <w:rsid w:val="005065DB"/>
    <w:rsid w:val="00507EFD"/>
    <w:rsid w:val="0051047F"/>
    <w:rsid w:val="00511905"/>
    <w:rsid w:val="00513E92"/>
    <w:rsid w:val="005150CE"/>
    <w:rsid w:val="005162C8"/>
    <w:rsid w:val="0051686E"/>
    <w:rsid w:val="00516FA5"/>
    <w:rsid w:val="0051710C"/>
    <w:rsid w:val="005175E8"/>
    <w:rsid w:val="0051794D"/>
    <w:rsid w:val="00517C07"/>
    <w:rsid w:val="005225E5"/>
    <w:rsid w:val="00522E36"/>
    <w:rsid w:val="00522FA5"/>
    <w:rsid w:val="0052379E"/>
    <w:rsid w:val="00524250"/>
    <w:rsid w:val="00524759"/>
    <w:rsid w:val="00524EDC"/>
    <w:rsid w:val="0052506E"/>
    <w:rsid w:val="00525920"/>
    <w:rsid w:val="005259C4"/>
    <w:rsid w:val="00525AB8"/>
    <w:rsid w:val="005264DF"/>
    <w:rsid w:val="005265C8"/>
    <w:rsid w:val="00530766"/>
    <w:rsid w:val="0053385B"/>
    <w:rsid w:val="00534AA8"/>
    <w:rsid w:val="00535D28"/>
    <w:rsid w:val="00536AEF"/>
    <w:rsid w:val="00536E16"/>
    <w:rsid w:val="005404ED"/>
    <w:rsid w:val="005406A4"/>
    <w:rsid w:val="00540999"/>
    <w:rsid w:val="00541142"/>
    <w:rsid w:val="005427DC"/>
    <w:rsid w:val="005428C9"/>
    <w:rsid w:val="00543BEF"/>
    <w:rsid w:val="0054417D"/>
    <w:rsid w:val="0054450C"/>
    <w:rsid w:val="00544BE6"/>
    <w:rsid w:val="00545238"/>
    <w:rsid w:val="00545C91"/>
    <w:rsid w:val="00546216"/>
    <w:rsid w:val="00546CA0"/>
    <w:rsid w:val="00547421"/>
    <w:rsid w:val="005506EF"/>
    <w:rsid w:val="00550C11"/>
    <w:rsid w:val="00552983"/>
    <w:rsid w:val="005532E1"/>
    <w:rsid w:val="005537D7"/>
    <w:rsid w:val="00553A59"/>
    <w:rsid w:val="005541A3"/>
    <w:rsid w:val="0055494A"/>
    <w:rsid w:val="00555933"/>
    <w:rsid w:val="00555E5C"/>
    <w:rsid w:val="00557A10"/>
    <w:rsid w:val="00557AB8"/>
    <w:rsid w:val="00557BF6"/>
    <w:rsid w:val="00560733"/>
    <w:rsid w:val="00561E1F"/>
    <w:rsid w:val="005622D1"/>
    <w:rsid w:val="005627FF"/>
    <w:rsid w:val="005641B7"/>
    <w:rsid w:val="00564487"/>
    <w:rsid w:val="00564B48"/>
    <w:rsid w:val="0057055C"/>
    <w:rsid w:val="00570AD6"/>
    <w:rsid w:val="00573D02"/>
    <w:rsid w:val="00574EB9"/>
    <w:rsid w:val="005750D2"/>
    <w:rsid w:val="00576145"/>
    <w:rsid w:val="00580023"/>
    <w:rsid w:val="00580CA6"/>
    <w:rsid w:val="00581B80"/>
    <w:rsid w:val="005821DE"/>
    <w:rsid w:val="00583D3A"/>
    <w:rsid w:val="00584831"/>
    <w:rsid w:val="00584BCD"/>
    <w:rsid w:val="00585B06"/>
    <w:rsid w:val="00586A32"/>
    <w:rsid w:val="005875A0"/>
    <w:rsid w:val="00591DE4"/>
    <w:rsid w:val="00592565"/>
    <w:rsid w:val="005949CD"/>
    <w:rsid w:val="00597822"/>
    <w:rsid w:val="00597ACA"/>
    <w:rsid w:val="005A0534"/>
    <w:rsid w:val="005A0753"/>
    <w:rsid w:val="005A2095"/>
    <w:rsid w:val="005A250C"/>
    <w:rsid w:val="005A38E7"/>
    <w:rsid w:val="005A54C5"/>
    <w:rsid w:val="005A5D8A"/>
    <w:rsid w:val="005B02DF"/>
    <w:rsid w:val="005B2032"/>
    <w:rsid w:val="005B2595"/>
    <w:rsid w:val="005B2B44"/>
    <w:rsid w:val="005B3B33"/>
    <w:rsid w:val="005B4F39"/>
    <w:rsid w:val="005B630F"/>
    <w:rsid w:val="005C10B1"/>
    <w:rsid w:val="005C3E6D"/>
    <w:rsid w:val="005C73F2"/>
    <w:rsid w:val="005D0BC1"/>
    <w:rsid w:val="005D0D9C"/>
    <w:rsid w:val="005D26B5"/>
    <w:rsid w:val="005D2FE8"/>
    <w:rsid w:val="005D35AA"/>
    <w:rsid w:val="005D4282"/>
    <w:rsid w:val="005D5A3B"/>
    <w:rsid w:val="005D646B"/>
    <w:rsid w:val="005D65C2"/>
    <w:rsid w:val="005E0315"/>
    <w:rsid w:val="005E03B3"/>
    <w:rsid w:val="005E0A0D"/>
    <w:rsid w:val="005E1DD1"/>
    <w:rsid w:val="005E321A"/>
    <w:rsid w:val="005E334B"/>
    <w:rsid w:val="005E3EAB"/>
    <w:rsid w:val="005E424E"/>
    <w:rsid w:val="005E510A"/>
    <w:rsid w:val="005E587B"/>
    <w:rsid w:val="005F102C"/>
    <w:rsid w:val="005F1FAA"/>
    <w:rsid w:val="005F3252"/>
    <w:rsid w:val="005F3AF8"/>
    <w:rsid w:val="005F7893"/>
    <w:rsid w:val="0060093C"/>
    <w:rsid w:val="00601DDD"/>
    <w:rsid w:val="006028C8"/>
    <w:rsid w:val="00603FFF"/>
    <w:rsid w:val="0060449C"/>
    <w:rsid w:val="006046BD"/>
    <w:rsid w:val="00606596"/>
    <w:rsid w:val="0060679D"/>
    <w:rsid w:val="00610750"/>
    <w:rsid w:val="00611389"/>
    <w:rsid w:val="00611E47"/>
    <w:rsid w:val="00612E4F"/>
    <w:rsid w:val="00613B78"/>
    <w:rsid w:val="00613F5A"/>
    <w:rsid w:val="0061439A"/>
    <w:rsid w:val="00614AB7"/>
    <w:rsid w:val="00616CD6"/>
    <w:rsid w:val="006173F5"/>
    <w:rsid w:val="00621A12"/>
    <w:rsid w:val="00623DFE"/>
    <w:rsid w:val="00624386"/>
    <w:rsid w:val="00627E20"/>
    <w:rsid w:val="00630648"/>
    <w:rsid w:val="00631D0B"/>
    <w:rsid w:val="006328A8"/>
    <w:rsid w:val="006336D6"/>
    <w:rsid w:val="006344F9"/>
    <w:rsid w:val="00634554"/>
    <w:rsid w:val="0063483E"/>
    <w:rsid w:val="00635836"/>
    <w:rsid w:val="006418A2"/>
    <w:rsid w:val="00642396"/>
    <w:rsid w:val="006429E3"/>
    <w:rsid w:val="00642A13"/>
    <w:rsid w:val="00642C05"/>
    <w:rsid w:val="0064325B"/>
    <w:rsid w:val="00644140"/>
    <w:rsid w:val="006448C8"/>
    <w:rsid w:val="00645002"/>
    <w:rsid w:val="00645C14"/>
    <w:rsid w:val="0064628A"/>
    <w:rsid w:val="00647C59"/>
    <w:rsid w:val="0065158A"/>
    <w:rsid w:val="00652444"/>
    <w:rsid w:val="006526E8"/>
    <w:rsid w:val="006530A6"/>
    <w:rsid w:val="00653572"/>
    <w:rsid w:val="006549A8"/>
    <w:rsid w:val="00660C50"/>
    <w:rsid w:val="0066155D"/>
    <w:rsid w:val="00662312"/>
    <w:rsid w:val="006628A4"/>
    <w:rsid w:val="0066291F"/>
    <w:rsid w:val="00664B02"/>
    <w:rsid w:val="00667803"/>
    <w:rsid w:val="00670379"/>
    <w:rsid w:val="00672D65"/>
    <w:rsid w:val="006730D2"/>
    <w:rsid w:val="0067463E"/>
    <w:rsid w:val="006748A4"/>
    <w:rsid w:val="00675681"/>
    <w:rsid w:val="00676219"/>
    <w:rsid w:val="00676343"/>
    <w:rsid w:val="00676C22"/>
    <w:rsid w:val="00676D04"/>
    <w:rsid w:val="00676F14"/>
    <w:rsid w:val="0068097B"/>
    <w:rsid w:val="00682E63"/>
    <w:rsid w:val="00683D04"/>
    <w:rsid w:val="00684298"/>
    <w:rsid w:val="0068433A"/>
    <w:rsid w:val="006846DB"/>
    <w:rsid w:val="00684BB0"/>
    <w:rsid w:val="00684BFE"/>
    <w:rsid w:val="006870D6"/>
    <w:rsid w:val="0068777B"/>
    <w:rsid w:val="00690F44"/>
    <w:rsid w:val="00690FE2"/>
    <w:rsid w:val="006921FA"/>
    <w:rsid w:val="00692ACC"/>
    <w:rsid w:val="00692DBC"/>
    <w:rsid w:val="006940F4"/>
    <w:rsid w:val="00695255"/>
    <w:rsid w:val="00695A6F"/>
    <w:rsid w:val="006A1091"/>
    <w:rsid w:val="006A38C2"/>
    <w:rsid w:val="006A4459"/>
    <w:rsid w:val="006A5E19"/>
    <w:rsid w:val="006A6CFA"/>
    <w:rsid w:val="006B0964"/>
    <w:rsid w:val="006B0E22"/>
    <w:rsid w:val="006B0FAB"/>
    <w:rsid w:val="006B10EC"/>
    <w:rsid w:val="006B123F"/>
    <w:rsid w:val="006B2A4B"/>
    <w:rsid w:val="006B2FCF"/>
    <w:rsid w:val="006B4D0A"/>
    <w:rsid w:val="006B5857"/>
    <w:rsid w:val="006B638B"/>
    <w:rsid w:val="006B6485"/>
    <w:rsid w:val="006B66BF"/>
    <w:rsid w:val="006B6F26"/>
    <w:rsid w:val="006B7323"/>
    <w:rsid w:val="006C01C0"/>
    <w:rsid w:val="006C20DC"/>
    <w:rsid w:val="006C636F"/>
    <w:rsid w:val="006D0C17"/>
    <w:rsid w:val="006D0CBF"/>
    <w:rsid w:val="006D0F31"/>
    <w:rsid w:val="006D10C0"/>
    <w:rsid w:val="006D196D"/>
    <w:rsid w:val="006D2BD4"/>
    <w:rsid w:val="006D2FFF"/>
    <w:rsid w:val="006D4268"/>
    <w:rsid w:val="006D5173"/>
    <w:rsid w:val="006D70E4"/>
    <w:rsid w:val="006E0BF2"/>
    <w:rsid w:val="006E1510"/>
    <w:rsid w:val="006E2323"/>
    <w:rsid w:val="006E2805"/>
    <w:rsid w:val="006E2E76"/>
    <w:rsid w:val="006E3ECC"/>
    <w:rsid w:val="006E4D4A"/>
    <w:rsid w:val="006E4DFE"/>
    <w:rsid w:val="006E54CB"/>
    <w:rsid w:val="006E59BB"/>
    <w:rsid w:val="006E62CF"/>
    <w:rsid w:val="006E7466"/>
    <w:rsid w:val="006E79DE"/>
    <w:rsid w:val="006F022E"/>
    <w:rsid w:val="006F12D6"/>
    <w:rsid w:val="006F1825"/>
    <w:rsid w:val="006F2844"/>
    <w:rsid w:val="006F29DF"/>
    <w:rsid w:val="006F43DD"/>
    <w:rsid w:val="006F6F2C"/>
    <w:rsid w:val="00700C44"/>
    <w:rsid w:val="007011A1"/>
    <w:rsid w:val="00703761"/>
    <w:rsid w:val="0070387B"/>
    <w:rsid w:val="00703F52"/>
    <w:rsid w:val="007043C6"/>
    <w:rsid w:val="00704A5B"/>
    <w:rsid w:val="007057DD"/>
    <w:rsid w:val="00705CCE"/>
    <w:rsid w:val="00706A94"/>
    <w:rsid w:val="00706F99"/>
    <w:rsid w:val="0070720A"/>
    <w:rsid w:val="007104BB"/>
    <w:rsid w:val="00710777"/>
    <w:rsid w:val="00710812"/>
    <w:rsid w:val="00710C20"/>
    <w:rsid w:val="00710D42"/>
    <w:rsid w:val="00711229"/>
    <w:rsid w:val="00711BEC"/>
    <w:rsid w:val="00711D5C"/>
    <w:rsid w:val="00712C9A"/>
    <w:rsid w:val="00713F57"/>
    <w:rsid w:val="007162DE"/>
    <w:rsid w:val="00716E0C"/>
    <w:rsid w:val="00720977"/>
    <w:rsid w:val="007219A0"/>
    <w:rsid w:val="007248AE"/>
    <w:rsid w:val="00724FA2"/>
    <w:rsid w:val="0072589B"/>
    <w:rsid w:val="00727A3C"/>
    <w:rsid w:val="00727F7D"/>
    <w:rsid w:val="00730014"/>
    <w:rsid w:val="00730687"/>
    <w:rsid w:val="007308BA"/>
    <w:rsid w:val="00731ADD"/>
    <w:rsid w:val="00732200"/>
    <w:rsid w:val="00734392"/>
    <w:rsid w:val="00735158"/>
    <w:rsid w:val="00736BD7"/>
    <w:rsid w:val="00736DAD"/>
    <w:rsid w:val="0073713B"/>
    <w:rsid w:val="00737754"/>
    <w:rsid w:val="00737881"/>
    <w:rsid w:val="00740674"/>
    <w:rsid w:val="0074096C"/>
    <w:rsid w:val="00740C0C"/>
    <w:rsid w:val="0074154D"/>
    <w:rsid w:val="007416A2"/>
    <w:rsid w:val="007419D5"/>
    <w:rsid w:val="00741E89"/>
    <w:rsid w:val="00744D30"/>
    <w:rsid w:val="00750B87"/>
    <w:rsid w:val="00750E08"/>
    <w:rsid w:val="007521E3"/>
    <w:rsid w:val="00752704"/>
    <w:rsid w:val="007550A5"/>
    <w:rsid w:val="00755748"/>
    <w:rsid w:val="00760105"/>
    <w:rsid w:val="00765532"/>
    <w:rsid w:val="00765704"/>
    <w:rsid w:val="00766F4D"/>
    <w:rsid w:val="0076765D"/>
    <w:rsid w:val="00770E73"/>
    <w:rsid w:val="00770EA3"/>
    <w:rsid w:val="007711C4"/>
    <w:rsid w:val="00771C8A"/>
    <w:rsid w:val="007756F5"/>
    <w:rsid w:val="0077582D"/>
    <w:rsid w:val="007776AC"/>
    <w:rsid w:val="00777A69"/>
    <w:rsid w:val="00780D47"/>
    <w:rsid w:val="00780EC9"/>
    <w:rsid w:val="0078172E"/>
    <w:rsid w:val="00781F86"/>
    <w:rsid w:val="0078289E"/>
    <w:rsid w:val="0078564C"/>
    <w:rsid w:val="00785A9A"/>
    <w:rsid w:val="00785DD2"/>
    <w:rsid w:val="007864F8"/>
    <w:rsid w:val="00787AFD"/>
    <w:rsid w:val="00791E00"/>
    <w:rsid w:val="007920FD"/>
    <w:rsid w:val="00793AC3"/>
    <w:rsid w:val="00793E75"/>
    <w:rsid w:val="0079435C"/>
    <w:rsid w:val="0079516D"/>
    <w:rsid w:val="00797673"/>
    <w:rsid w:val="007979E7"/>
    <w:rsid w:val="007A04AF"/>
    <w:rsid w:val="007A05EB"/>
    <w:rsid w:val="007A1152"/>
    <w:rsid w:val="007A16CC"/>
    <w:rsid w:val="007A2E49"/>
    <w:rsid w:val="007A3F75"/>
    <w:rsid w:val="007A5381"/>
    <w:rsid w:val="007A5C1C"/>
    <w:rsid w:val="007A7466"/>
    <w:rsid w:val="007A78A4"/>
    <w:rsid w:val="007B06EF"/>
    <w:rsid w:val="007B0DB0"/>
    <w:rsid w:val="007B2595"/>
    <w:rsid w:val="007B4631"/>
    <w:rsid w:val="007B4817"/>
    <w:rsid w:val="007B4878"/>
    <w:rsid w:val="007C00D8"/>
    <w:rsid w:val="007C0440"/>
    <w:rsid w:val="007C0A76"/>
    <w:rsid w:val="007C138C"/>
    <w:rsid w:val="007C1CDB"/>
    <w:rsid w:val="007C3295"/>
    <w:rsid w:val="007C3C3C"/>
    <w:rsid w:val="007C3D1F"/>
    <w:rsid w:val="007C3F04"/>
    <w:rsid w:val="007C404B"/>
    <w:rsid w:val="007C4154"/>
    <w:rsid w:val="007C7274"/>
    <w:rsid w:val="007D048C"/>
    <w:rsid w:val="007D2EE6"/>
    <w:rsid w:val="007D398F"/>
    <w:rsid w:val="007D3A1A"/>
    <w:rsid w:val="007D4E8A"/>
    <w:rsid w:val="007D5237"/>
    <w:rsid w:val="007D52ED"/>
    <w:rsid w:val="007D5CB3"/>
    <w:rsid w:val="007D7786"/>
    <w:rsid w:val="007E0924"/>
    <w:rsid w:val="007E27E8"/>
    <w:rsid w:val="007E3043"/>
    <w:rsid w:val="007E32D9"/>
    <w:rsid w:val="007E598A"/>
    <w:rsid w:val="007E6319"/>
    <w:rsid w:val="007E6539"/>
    <w:rsid w:val="007E66BA"/>
    <w:rsid w:val="007E7CEF"/>
    <w:rsid w:val="007E7D64"/>
    <w:rsid w:val="007F076D"/>
    <w:rsid w:val="007F187D"/>
    <w:rsid w:val="007F220B"/>
    <w:rsid w:val="007F2EA2"/>
    <w:rsid w:val="007F3F29"/>
    <w:rsid w:val="007F4DC9"/>
    <w:rsid w:val="007F5AFB"/>
    <w:rsid w:val="007F6BCE"/>
    <w:rsid w:val="0080058A"/>
    <w:rsid w:val="00803C12"/>
    <w:rsid w:val="00804AB1"/>
    <w:rsid w:val="00804F95"/>
    <w:rsid w:val="00804FF3"/>
    <w:rsid w:val="00805B77"/>
    <w:rsid w:val="00807199"/>
    <w:rsid w:val="008078C2"/>
    <w:rsid w:val="00811793"/>
    <w:rsid w:val="00812AF8"/>
    <w:rsid w:val="00814E1D"/>
    <w:rsid w:val="008150D0"/>
    <w:rsid w:val="00822838"/>
    <w:rsid w:val="008229EC"/>
    <w:rsid w:val="0082336D"/>
    <w:rsid w:val="0082337E"/>
    <w:rsid w:val="0082483A"/>
    <w:rsid w:val="00824E40"/>
    <w:rsid w:val="0082547C"/>
    <w:rsid w:val="008254D5"/>
    <w:rsid w:val="00826028"/>
    <w:rsid w:val="0082773A"/>
    <w:rsid w:val="00827F0E"/>
    <w:rsid w:val="00830414"/>
    <w:rsid w:val="00830486"/>
    <w:rsid w:val="0083308D"/>
    <w:rsid w:val="00833AEB"/>
    <w:rsid w:val="00834089"/>
    <w:rsid w:val="00834608"/>
    <w:rsid w:val="00834885"/>
    <w:rsid w:val="00835C81"/>
    <w:rsid w:val="00836B2D"/>
    <w:rsid w:val="00841FB3"/>
    <w:rsid w:val="008431CC"/>
    <w:rsid w:val="008432E3"/>
    <w:rsid w:val="00844431"/>
    <w:rsid w:val="00844C8B"/>
    <w:rsid w:val="00845DE4"/>
    <w:rsid w:val="00846A55"/>
    <w:rsid w:val="0084724E"/>
    <w:rsid w:val="00847625"/>
    <w:rsid w:val="00847A37"/>
    <w:rsid w:val="00847C4F"/>
    <w:rsid w:val="008500B2"/>
    <w:rsid w:val="0085050C"/>
    <w:rsid w:val="0085068E"/>
    <w:rsid w:val="00850D2B"/>
    <w:rsid w:val="00852F95"/>
    <w:rsid w:val="008534BF"/>
    <w:rsid w:val="00855E1B"/>
    <w:rsid w:val="00856A1F"/>
    <w:rsid w:val="00857C99"/>
    <w:rsid w:val="00857E90"/>
    <w:rsid w:val="008614F9"/>
    <w:rsid w:val="00861E5A"/>
    <w:rsid w:val="00862079"/>
    <w:rsid w:val="008645BC"/>
    <w:rsid w:val="00864B8C"/>
    <w:rsid w:val="0086648C"/>
    <w:rsid w:val="00867E36"/>
    <w:rsid w:val="00870654"/>
    <w:rsid w:val="0087068A"/>
    <w:rsid w:val="008714BB"/>
    <w:rsid w:val="00871D84"/>
    <w:rsid w:val="00871E35"/>
    <w:rsid w:val="0087337C"/>
    <w:rsid w:val="00875354"/>
    <w:rsid w:val="008762F3"/>
    <w:rsid w:val="00877340"/>
    <w:rsid w:val="00880050"/>
    <w:rsid w:val="00880D7E"/>
    <w:rsid w:val="00880DBC"/>
    <w:rsid w:val="008838EF"/>
    <w:rsid w:val="00883983"/>
    <w:rsid w:val="00883AA7"/>
    <w:rsid w:val="008909DF"/>
    <w:rsid w:val="008910F0"/>
    <w:rsid w:val="00892755"/>
    <w:rsid w:val="00894575"/>
    <w:rsid w:val="00896DC9"/>
    <w:rsid w:val="00896F24"/>
    <w:rsid w:val="00897342"/>
    <w:rsid w:val="008A0556"/>
    <w:rsid w:val="008A071A"/>
    <w:rsid w:val="008A150E"/>
    <w:rsid w:val="008A32B4"/>
    <w:rsid w:val="008A3C53"/>
    <w:rsid w:val="008A40AB"/>
    <w:rsid w:val="008A4335"/>
    <w:rsid w:val="008A7173"/>
    <w:rsid w:val="008A71E2"/>
    <w:rsid w:val="008A7B07"/>
    <w:rsid w:val="008A7E34"/>
    <w:rsid w:val="008B01BA"/>
    <w:rsid w:val="008B21BC"/>
    <w:rsid w:val="008B2A8C"/>
    <w:rsid w:val="008B2B76"/>
    <w:rsid w:val="008B3B01"/>
    <w:rsid w:val="008B3C4D"/>
    <w:rsid w:val="008B5BF0"/>
    <w:rsid w:val="008B5E61"/>
    <w:rsid w:val="008B75E9"/>
    <w:rsid w:val="008B796A"/>
    <w:rsid w:val="008B7DC6"/>
    <w:rsid w:val="008C0F70"/>
    <w:rsid w:val="008C36C4"/>
    <w:rsid w:val="008C3A51"/>
    <w:rsid w:val="008C4C27"/>
    <w:rsid w:val="008C4D20"/>
    <w:rsid w:val="008C5E72"/>
    <w:rsid w:val="008D00DC"/>
    <w:rsid w:val="008D1480"/>
    <w:rsid w:val="008D3646"/>
    <w:rsid w:val="008D4434"/>
    <w:rsid w:val="008D5530"/>
    <w:rsid w:val="008D777A"/>
    <w:rsid w:val="008D7A93"/>
    <w:rsid w:val="008E28E6"/>
    <w:rsid w:val="008E2B8D"/>
    <w:rsid w:val="008E3B72"/>
    <w:rsid w:val="008E5105"/>
    <w:rsid w:val="008E55B1"/>
    <w:rsid w:val="008E62EB"/>
    <w:rsid w:val="008E7EE0"/>
    <w:rsid w:val="008F0758"/>
    <w:rsid w:val="008F0F9A"/>
    <w:rsid w:val="008F1180"/>
    <w:rsid w:val="008F2857"/>
    <w:rsid w:val="008F3DF1"/>
    <w:rsid w:val="008F42C2"/>
    <w:rsid w:val="008F468A"/>
    <w:rsid w:val="008F53A4"/>
    <w:rsid w:val="008F5910"/>
    <w:rsid w:val="008F5D93"/>
    <w:rsid w:val="008F5FF6"/>
    <w:rsid w:val="008F604B"/>
    <w:rsid w:val="008F6C1E"/>
    <w:rsid w:val="008F731E"/>
    <w:rsid w:val="008F7F2B"/>
    <w:rsid w:val="00900897"/>
    <w:rsid w:val="00900A33"/>
    <w:rsid w:val="0090223B"/>
    <w:rsid w:val="00902910"/>
    <w:rsid w:val="00902E1A"/>
    <w:rsid w:val="009037B5"/>
    <w:rsid w:val="00903AC2"/>
    <w:rsid w:val="00903D9F"/>
    <w:rsid w:val="00904007"/>
    <w:rsid w:val="009040E3"/>
    <w:rsid w:val="0090440F"/>
    <w:rsid w:val="00905591"/>
    <w:rsid w:val="00905729"/>
    <w:rsid w:val="0090600C"/>
    <w:rsid w:val="00906221"/>
    <w:rsid w:val="0091080F"/>
    <w:rsid w:val="00910B8F"/>
    <w:rsid w:val="00911BFA"/>
    <w:rsid w:val="00911E6D"/>
    <w:rsid w:val="009131B1"/>
    <w:rsid w:val="00913522"/>
    <w:rsid w:val="00913572"/>
    <w:rsid w:val="009137BE"/>
    <w:rsid w:val="0091513D"/>
    <w:rsid w:val="00915A43"/>
    <w:rsid w:val="00915D9E"/>
    <w:rsid w:val="00922089"/>
    <w:rsid w:val="009227A5"/>
    <w:rsid w:val="00923AF2"/>
    <w:rsid w:val="00924984"/>
    <w:rsid w:val="00925101"/>
    <w:rsid w:val="009258E3"/>
    <w:rsid w:val="00926DC1"/>
    <w:rsid w:val="00931AB3"/>
    <w:rsid w:val="0093232D"/>
    <w:rsid w:val="00932745"/>
    <w:rsid w:val="0093350A"/>
    <w:rsid w:val="009344A7"/>
    <w:rsid w:val="009366D8"/>
    <w:rsid w:val="00937064"/>
    <w:rsid w:val="009370AA"/>
    <w:rsid w:val="00937277"/>
    <w:rsid w:val="00937856"/>
    <w:rsid w:val="009434F5"/>
    <w:rsid w:val="009437C0"/>
    <w:rsid w:val="00945B2D"/>
    <w:rsid w:val="00947526"/>
    <w:rsid w:val="0095037B"/>
    <w:rsid w:val="00951D2E"/>
    <w:rsid w:val="00952C75"/>
    <w:rsid w:val="009563F3"/>
    <w:rsid w:val="00956AF7"/>
    <w:rsid w:val="00956CAE"/>
    <w:rsid w:val="009571AB"/>
    <w:rsid w:val="0096234F"/>
    <w:rsid w:val="00964728"/>
    <w:rsid w:val="00965589"/>
    <w:rsid w:val="00965915"/>
    <w:rsid w:val="00965DEA"/>
    <w:rsid w:val="00967560"/>
    <w:rsid w:val="00967D8A"/>
    <w:rsid w:val="00972C34"/>
    <w:rsid w:val="0097358C"/>
    <w:rsid w:val="009739EE"/>
    <w:rsid w:val="00973DC1"/>
    <w:rsid w:val="0097449F"/>
    <w:rsid w:val="0097505D"/>
    <w:rsid w:val="009754DB"/>
    <w:rsid w:val="0097732B"/>
    <w:rsid w:val="00977995"/>
    <w:rsid w:val="009808ED"/>
    <w:rsid w:val="00982B6C"/>
    <w:rsid w:val="00983C09"/>
    <w:rsid w:val="00984F21"/>
    <w:rsid w:val="00985CF5"/>
    <w:rsid w:val="00986FE9"/>
    <w:rsid w:val="00987DAA"/>
    <w:rsid w:val="00987F71"/>
    <w:rsid w:val="00990AEF"/>
    <w:rsid w:val="0099222B"/>
    <w:rsid w:val="00992E4B"/>
    <w:rsid w:val="00994224"/>
    <w:rsid w:val="00994808"/>
    <w:rsid w:val="00996924"/>
    <w:rsid w:val="009A09E6"/>
    <w:rsid w:val="009A2252"/>
    <w:rsid w:val="009A327A"/>
    <w:rsid w:val="009A37DA"/>
    <w:rsid w:val="009A3D17"/>
    <w:rsid w:val="009A405F"/>
    <w:rsid w:val="009A4901"/>
    <w:rsid w:val="009A521E"/>
    <w:rsid w:val="009A5235"/>
    <w:rsid w:val="009A6697"/>
    <w:rsid w:val="009B0355"/>
    <w:rsid w:val="009B12D9"/>
    <w:rsid w:val="009B54BC"/>
    <w:rsid w:val="009B55BA"/>
    <w:rsid w:val="009B5ACB"/>
    <w:rsid w:val="009B5F89"/>
    <w:rsid w:val="009B60C2"/>
    <w:rsid w:val="009B782E"/>
    <w:rsid w:val="009C2E1A"/>
    <w:rsid w:val="009C36A5"/>
    <w:rsid w:val="009C3D4C"/>
    <w:rsid w:val="009C47F9"/>
    <w:rsid w:val="009C4A06"/>
    <w:rsid w:val="009C4B25"/>
    <w:rsid w:val="009C4C40"/>
    <w:rsid w:val="009C51A2"/>
    <w:rsid w:val="009C676A"/>
    <w:rsid w:val="009C6F14"/>
    <w:rsid w:val="009C79D4"/>
    <w:rsid w:val="009D0074"/>
    <w:rsid w:val="009D0F3E"/>
    <w:rsid w:val="009D25EB"/>
    <w:rsid w:val="009D289C"/>
    <w:rsid w:val="009D3C8A"/>
    <w:rsid w:val="009D45CA"/>
    <w:rsid w:val="009D554B"/>
    <w:rsid w:val="009D7C14"/>
    <w:rsid w:val="009E0933"/>
    <w:rsid w:val="009E10DE"/>
    <w:rsid w:val="009E2362"/>
    <w:rsid w:val="009E36B4"/>
    <w:rsid w:val="009E436E"/>
    <w:rsid w:val="009E455B"/>
    <w:rsid w:val="009E4F97"/>
    <w:rsid w:val="009E5C7C"/>
    <w:rsid w:val="009E6034"/>
    <w:rsid w:val="009E6951"/>
    <w:rsid w:val="009E6E6D"/>
    <w:rsid w:val="009E75C1"/>
    <w:rsid w:val="009E783D"/>
    <w:rsid w:val="009E7E6E"/>
    <w:rsid w:val="009F031A"/>
    <w:rsid w:val="009F12FF"/>
    <w:rsid w:val="009F1640"/>
    <w:rsid w:val="009F3013"/>
    <w:rsid w:val="009F4FB9"/>
    <w:rsid w:val="009F616B"/>
    <w:rsid w:val="009F6374"/>
    <w:rsid w:val="009F67EF"/>
    <w:rsid w:val="00A0401F"/>
    <w:rsid w:val="00A0486E"/>
    <w:rsid w:val="00A05105"/>
    <w:rsid w:val="00A054D3"/>
    <w:rsid w:val="00A06622"/>
    <w:rsid w:val="00A066A9"/>
    <w:rsid w:val="00A0671C"/>
    <w:rsid w:val="00A0736D"/>
    <w:rsid w:val="00A109F9"/>
    <w:rsid w:val="00A10F9E"/>
    <w:rsid w:val="00A1114B"/>
    <w:rsid w:val="00A11B7F"/>
    <w:rsid w:val="00A11C98"/>
    <w:rsid w:val="00A126DB"/>
    <w:rsid w:val="00A128FD"/>
    <w:rsid w:val="00A12D70"/>
    <w:rsid w:val="00A13691"/>
    <w:rsid w:val="00A136AB"/>
    <w:rsid w:val="00A14EA1"/>
    <w:rsid w:val="00A152EC"/>
    <w:rsid w:val="00A1597E"/>
    <w:rsid w:val="00A16910"/>
    <w:rsid w:val="00A174C3"/>
    <w:rsid w:val="00A17658"/>
    <w:rsid w:val="00A2015B"/>
    <w:rsid w:val="00A20B32"/>
    <w:rsid w:val="00A22ABF"/>
    <w:rsid w:val="00A2306B"/>
    <w:rsid w:val="00A23FB6"/>
    <w:rsid w:val="00A2437D"/>
    <w:rsid w:val="00A2701B"/>
    <w:rsid w:val="00A27995"/>
    <w:rsid w:val="00A32677"/>
    <w:rsid w:val="00A32D47"/>
    <w:rsid w:val="00A339C0"/>
    <w:rsid w:val="00A34179"/>
    <w:rsid w:val="00A342D2"/>
    <w:rsid w:val="00A401FF"/>
    <w:rsid w:val="00A40D67"/>
    <w:rsid w:val="00A41EBF"/>
    <w:rsid w:val="00A428B6"/>
    <w:rsid w:val="00A42B65"/>
    <w:rsid w:val="00A45047"/>
    <w:rsid w:val="00A467A5"/>
    <w:rsid w:val="00A50057"/>
    <w:rsid w:val="00A50253"/>
    <w:rsid w:val="00A50471"/>
    <w:rsid w:val="00A52499"/>
    <w:rsid w:val="00A54FAA"/>
    <w:rsid w:val="00A55302"/>
    <w:rsid w:val="00A568A4"/>
    <w:rsid w:val="00A56A75"/>
    <w:rsid w:val="00A56C88"/>
    <w:rsid w:val="00A5708C"/>
    <w:rsid w:val="00A5758A"/>
    <w:rsid w:val="00A60312"/>
    <w:rsid w:val="00A63F78"/>
    <w:rsid w:val="00A6582A"/>
    <w:rsid w:val="00A661B3"/>
    <w:rsid w:val="00A66599"/>
    <w:rsid w:val="00A70C57"/>
    <w:rsid w:val="00A728E0"/>
    <w:rsid w:val="00A74082"/>
    <w:rsid w:val="00A74728"/>
    <w:rsid w:val="00A74EB8"/>
    <w:rsid w:val="00A80BE1"/>
    <w:rsid w:val="00A80D4D"/>
    <w:rsid w:val="00A80FAA"/>
    <w:rsid w:val="00A8131A"/>
    <w:rsid w:val="00A82473"/>
    <w:rsid w:val="00A824D0"/>
    <w:rsid w:val="00A824E4"/>
    <w:rsid w:val="00A8250C"/>
    <w:rsid w:val="00A826F7"/>
    <w:rsid w:val="00A82DD5"/>
    <w:rsid w:val="00A84993"/>
    <w:rsid w:val="00A8542F"/>
    <w:rsid w:val="00A85767"/>
    <w:rsid w:val="00A85F3C"/>
    <w:rsid w:val="00A86941"/>
    <w:rsid w:val="00A877CC"/>
    <w:rsid w:val="00A87FFA"/>
    <w:rsid w:val="00A90AE2"/>
    <w:rsid w:val="00A923F8"/>
    <w:rsid w:val="00A92DA3"/>
    <w:rsid w:val="00A9556E"/>
    <w:rsid w:val="00A95B71"/>
    <w:rsid w:val="00A96F58"/>
    <w:rsid w:val="00AA0CFA"/>
    <w:rsid w:val="00AA2CD4"/>
    <w:rsid w:val="00AA39DE"/>
    <w:rsid w:val="00AA681D"/>
    <w:rsid w:val="00AB0C4B"/>
    <w:rsid w:val="00AB2D17"/>
    <w:rsid w:val="00AB3556"/>
    <w:rsid w:val="00AB5724"/>
    <w:rsid w:val="00AB764C"/>
    <w:rsid w:val="00AC181A"/>
    <w:rsid w:val="00AC2674"/>
    <w:rsid w:val="00AC500D"/>
    <w:rsid w:val="00AC5A1B"/>
    <w:rsid w:val="00AD06F0"/>
    <w:rsid w:val="00AD08DC"/>
    <w:rsid w:val="00AD14B6"/>
    <w:rsid w:val="00AD1969"/>
    <w:rsid w:val="00AD2174"/>
    <w:rsid w:val="00AD45D6"/>
    <w:rsid w:val="00AD46B8"/>
    <w:rsid w:val="00AD4F08"/>
    <w:rsid w:val="00AD554A"/>
    <w:rsid w:val="00AD586F"/>
    <w:rsid w:val="00AD61DC"/>
    <w:rsid w:val="00AE1CAA"/>
    <w:rsid w:val="00AE3E5E"/>
    <w:rsid w:val="00AE46C4"/>
    <w:rsid w:val="00AE4D4B"/>
    <w:rsid w:val="00AE5BDC"/>
    <w:rsid w:val="00AE5FC7"/>
    <w:rsid w:val="00AE6FAD"/>
    <w:rsid w:val="00AF0C12"/>
    <w:rsid w:val="00AF187F"/>
    <w:rsid w:val="00AF1D55"/>
    <w:rsid w:val="00AF4058"/>
    <w:rsid w:val="00AF52C1"/>
    <w:rsid w:val="00AF56D8"/>
    <w:rsid w:val="00AF7278"/>
    <w:rsid w:val="00AF7454"/>
    <w:rsid w:val="00AF7E6A"/>
    <w:rsid w:val="00B010D2"/>
    <w:rsid w:val="00B017BD"/>
    <w:rsid w:val="00B01D15"/>
    <w:rsid w:val="00B02E5A"/>
    <w:rsid w:val="00B0457A"/>
    <w:rsid w:val="00B05365"/>
    <w:rsid w:val="00B06471"/>
    <w:rsid w:val="00B07505"/>
    <w:rsid w:val="00B135CF"/>
    <w:rsid w:val="00B139F0"/>
    <w:rsid w:val="00B155F8"/>
    <w:rsid w:val="00B15F6A"/>
    <w:rsid w:val="00B168D4"/>
    <w:rsid w:val="00B16983"/>
    <w:rsid w:val="00B17EA5"/>
    <w:rsid w:val="00B17F93"/>
    <w:rsid w:val="00B22B88"/>
    <w:rsid w:val="00B23655"/>
    <w:rsid w:val="00B23955"/>
    <w:rsid w:val="00B24014"/>
    <w:rsid w:val="00B2423B"/>
    <w:rsid w:val="00B24EE5"/>
    <w:rsid w:val="00B25018"/>
    <w:rsid w:val="00B25DD1"/>
    <w:rsid w:val="00B25E96"/>
    <w:rsid w:val="00B304FA"/>
    <w:rsid w:val="00B30DE2"/>
    <w:rsid w:val="00B312EA"/>
    <w:rsid w:val="00B32065"/>
    <w:rsid w:val="00B33CCB"/>
    <w:rsid w:val="00B34036"/>
    <w:rsid w:val="00B37FA0"/>
    <w:rsid w:val="00B417CF"/>
    <w:rsid w:val="00B41D50"/>
    <w:rsid w:val="00B43147"/>
    <w:rsid w:val="00B43334"/>
    <w:rsid w:val="00B44B10"/>
    <w:rsid w:val="00B45A5A"/>
    <w:rsid w:val="00B47775"/>
    <w:rsid w:val="00B51C97"/>
    <w:rsid w:val="00B52F1B"/>
    <w:rsid w:val="00B551AF"/>
    <w:rsid w:val="00B55B28"/>
    <w:rsid w:val="00B562B0"/>
    <w:rsid w:val="00B56C06"/>
    <w:rsid w:val="00B5732A"/>
    <w:rsid w:val="00B576FE"/>
    <w:rsid w:val="00B610AE"/>
    <w:rsid w:val="00B6110D"/>
    <w:rsid w:val="00B641A7"/>
    <w:rsid w:val="00B64598"/>
    <w:rsid w:val="00B651B3"/>
    <w:rsid w:val="00B65BBD"/>
    <w:rsid w:val="00B6626C"/>
    <w:rsid w:val="00B67129"/>
    <w:rsid w:val="00B70DC5"/>
    <w:rsid w:val="00B71343"/>
    <w:rsid w:val="00B713D4"/>
    <w:rsid w:val="00B720B2"/>
    <w:rsid w:val="00B73F1C"/>
    <w:rsid w:val="00B76F10"/>
    <w:rsid w:val="00B779D8"/>
    <w:rsid w:val="00B77E51"/>
    <w:rsid w:val="00B809C3"/>
    <w:rsid w:val="00B80EB5"/>
    <w:rsid w:val="00B835E3"/>
    <w:rsid w:val="00B83973"/>
    <w:rsid w:val="00B8563F"/>
    <w:rsid w:val="00B85BB6"/>
    <w:rsid w:val="00B90660"/>
    <w:rsid w:val="00B9070B"/>
    <w:rsid w:val="00B92E0A"/>
    <w:rsid w:val="00B93B3C"/>
    <w:rsid w:val="00B95055"/>
    <w:rsid w:val="00B953A2"/>
    <w:rsid w:val="00B95E46"/>
    <w:rsid w:val="00B964F0"/>
    <w:rsid w:val="00BA43E9"/>
    <w:rsid w:val="00BA48BE"/>
    <w:rsid w:val="00BA5100"/>
    <w:rsid w:val="00BA6482"/>
    <w:rsid w:val="00BB1981"/>
    <w:rsid w:val="00BB341F"/>
    <w:rsid w:val="00BB3761"/>
    <w:rsid w:val="00BB4030"/>
    <w:rsid w:val="00BB4552"/>
    <w:rsid w:val="00BB4810"/>
    <w:rsid w:val="00BB6CE1"/>
    <w:rsid w:val="00BB6ED3"/>
    <w:rsid w:val="00BB7062"/>
    <w:rsid w:val="00BB7736"/>
    <w:rsid w:val="00BC0954"/>
    <w:rsid w:val="00BC1EDA"/>
    <w:rsid w:val="00BC2532"/>
    <w:rsid w:val="00BC330A"/>
    <w:rsid w:val="00BC3CCC"/>
    <w:rsid w:val="00BC445B"/>
    <w:rsid w:val="00BC7C81"/>
    <w:rsid w:val="00BD04C6"/>
    <w:rsid w:val="00BD07DD"/>
    <w:rsid w:val="00BD21BB"/>
    <w:rsid w:val="00BD2CED"/>
    <w:rsid w:val="00BD3B3E"/>
    <w:rsid w:val="00BD3C9A"/>
    <w:rsid w:val="00BD4104"/>
    <w:rsid w:val="00BD4EA6"/>
    <w:rsid w:val="00BD51CD"/>
    <w:rsid w:val="00BD5B97"/>
    <w:rsid w:val="00BD606F"/>
    <w:rsid w:val="00BD6656"/>
    <w:rsid w:val="00BD71CB"/>
    <w:rsid w:val="00BD78C9"/>
    <w:rsid w:val="00BE06D0"/>
    <w:rsid w:val="00BE1179"/>
    <w:rsid w:val="00BE231B"/>
    <w:rsid w:val="00BE2965"/>
    <w:rsid w:val="00BE2A13"/>
    <w:rsid w:val="00BE2A99"/>
    <w:rsid w:val="00BE2E6E"/>
    <w:rsid w:val="00BE461A"/>
    <w:rsid w:val="00BE514F"/>
    <w:rsid w:val="00BE5793"/>
    <w:rsid w:val="00BE73EC"/>
    <w:rsid w:val="00BF0AB7"/>
    <w:rsid w:val="00BF1356"/>
    <w:rsid w:val="00BF3623"/>
    <w:rsid w:val="00BF3C67"/>
    <w:rsid w:val="00BF3D0E"/>
    <w:rsid w:val="00BF61BB"/>
    <w:rsid w:val="00BF7894"/>
    <w:rsid w:val="00C009AB"/>
    <w:rsid w:val="00C00C95"/>
    <w:rsid w:val="00C017B0"/>
    <w:rsid w:val="00C028F0"/>
    <w:rsid w:val="00C033DE"/>
    <w:rsid w:val="00C05F6E"/>
    <w:rsid w:val="00C06309"/>
    <w:rsid w:val="00C06FC2"/>
    <w:rsid w:val="00C074F7"/>
    <w:rsid w:val="00C07B04"/>
    <w:rsid w:val="00C10044"/>
    <w:rsid w:val="00C10951"/>
    <w:rsid w:val="00C1194C"/>
    <w:rsid w:val="00C13490"/>
    <w:rsid w:val="00C1402E"/>
    <w:rsid w:val="00C17536"/>
    <w:rsid w:val="00C17E17"/>
    <w:rsid w:val="00C20D3E"/>
    <w:rsid w:val="00C20DCB"/>
    <w:rsid w:val="00C20E39"/>
    <w:rsid w:val="00C21172"/>
    <w:rsid w:val="00C223DD"/>
    <w:rsid w:val="00C2256B"/>
    <w:rsid w:val="00C24368"/>
    <w:rsid w:val="00C24718"/>
    <w:rsid w:val="00C2652E"/>
    <w:rsid w:val="00C274D6"/>
    <w:rsid w:val="00C277B0"/>
    <w:rsid w:val="00C33169"/>
    <w:rsid w:val="00C338B0"/>
    <w:rsid w:val="00C34068"/>
    <w:rsid w:val="00C34482"/>
    <w:rsid w:val="00C34703"/>
    <w:rsid w:val="00C34E51"/>
    <w:rsid w:val="00C35E90"/>
    <w:rsid w:val="00C37180"/>
    <w:rsid w:val="00C440A9"/>
    <w:rsid w:val="00C453A6"/>
    <w:rsid w:val="00C4563E"/>
    <w:rsid w:val="00C47EC4"/>
    <w:rsid w:val="00C50340"/>
    <w:rsid w:val="00C506B0"/>
    <w:rsid w:val="00C53503"/>
    <w:rsid w:val="00C54B31"/>
    <w:rsid w:val="00C54B65"/>
    <w:rsid w:val="00C54FE1"/>
    <w:rsid w:val="00C55F43"/>
    <w:rsid w:val="00C569CF"/>
    <w:rsid w:val="00C571CD"/>
    <w:rsid w:val="00C57225"/>
    <w:rsid w:val="00C57DED"/>
    <w:rsid w:val="00C640E2"/>
    <w:rsid w:val="00C649D3"/>
    <w:rsid w:val="00C65FF3"/>
    <w:rsid w:val="00C6615D"/>
    <w:rsid w:val="00C667DC"/>
    <w:rsid w:val="00C66864"/>
    <w:rsid w:val="00C66DAF"/>
    <w:rsid w:val="00C672F8"/>
    <w:rsid w:val="00C70879"/>
    <w:rsid w:val="00C710A5"/>
    <w:rsid w:val="00C713C2"/>
    <w:rsid w:val="00C722FA"/>
    <w:rsid w:val="00C73265"/>
    <w:rsid w:val="00C74AD8"/>
    <w:rsid w:val="00C758F2"/>
    <w:rsid w:val="00C760F0"/>
    <w:rsid w:val="00C80352"/>
    <w:rsid w:val="00C80B59"/>
    <w:rsid w:val="00C81B9C"/>
    <w:rsid w:val="00C837C1"/>
    <w:rsid w:val="00C84436"/>
    <w:rsid w:val="00C85407"/>
    <w:rsid w:val="00C8542A"/>
    <w:rsid w:val="00C8608D"/>
    <w:rsid w:val="00C8608F"/>
    <w:rsid w:val="00C9076A"/>
    <w:rsid w:val="00C92821"/>
    <w:rsid w:val="00C934B9"/>
    <w:rsid w:val="00C93E81"/>
    <w:rsid w:val="00C947F0"/>
    <w:rsid w:val="00C95111"/>
    <w:rsid w:val="00C95723"/>
    <w:rsid w:val="00C9655D"/>
    <w:rsid w:val="00C965E3"/>
    <w:rsid w:val="00C9698B"/>
    <w:rsid w:val="00C96E2E"/>
    <w:rsid w:val="00C9702A"/>
    <w:rsid w:val="00CA1BAE"/>
    <w:rsid w:val="00CA2017"/>
    <w:rsid w:val="00CA3B95"/>
    <w:rsid w:val="00CA4520"/>
    <w:rsid w:val="00CA5707"/>
    <w:rsid w:val="00CA7668"/>
    <w:rsid w:val="00CA778E"/>
    <w:rsid w:val="00CB02FC"/>
    <w:rsid w:val="00CB0F2F"/>
    <w:rsid w:val="00CB1477"/>
    <w:rsid w:val="00CB4B08"/>
    <w:rsid w:val="00CB5209"/>
    <w:rsid w:val="00CB52B5"/>
    <w:rsid w:val="00CB611E"/>
    <w:rsid w:val="00CC081C"/>
    <w:rsid w:val="00CC1CD6"/>
    <w:rsid w:val="00CC2CFE"/>
    <w:rsid w:val="00CC2D85"/>
    <w:rsid w:val="00CC50E4"/>
    <w:rsid w:val="00CC5CF5"/>
    <w:rsid w:val="00CD0485"/>
    <w:rsid w:val="00CD2914"/>
    <w:rsid w:val="00CD33D0"/>
    <w:rsid w:val="00CD3AAE"/>
    <w:rsid w:val="00CD416D"/>
    <w:rsid w:val="00CD4251"/>
    <w:rsid w:val="00CD5EDF"/>
    <w:rsid w:val="00CD7178"/>
    <w:rsid w:val="00CD7B65"/>
    <w:rsid w:val="00CE1907"/>
    <w:rsid w:val="00CE2D5C"/>
    <w:rsid w:val="00CE3F13"/>
    <w:rsid w:val="00CE4C8F"/>
    <w:rsid w:val="00CE4F1A"/>
    <w:rsid w:val="00CE59A7"/>
    <w:rsid w:val="00CE5D5F"/>
    <w:rsid w:val="00CE618A"/>
    <w:rsid w:val="00CE71B7"/>
    <w:rsid w:val="00CE78BA"/>
    <w:rsid w:val="00CF0177"/>
    <w:rsid w:val="00CF24F1"/>
    <w:rsid w:val="00CF5576"/>
    <w:rsid w:val="00CF64BD"/>
    <w:rsid w:val="00CF66DF"/>
    <w:rsid w:val="00CF7674"/>
    <w:rsid w:val="00D00741"/>
    <w:rsid w:val="00D00FBA"/>
    <w:rsid w:val="00D0105D"/>
    <w:rsid w:val="00D01124"/>
    <w:rsid w:val="00D01797"/>
    <w:rsid w:val="00D02C9B"/>
    <w:rsid w:val="00D03A1C"/>
    <w:rsid w:val="00D03E92"/>
    <w:rsid w:val="00D058BD"/>
    <w:rsid w:val="00D05A2B"/>
    <w:rsid w:val="00D0608A"/>
    <w:rsid w:val="00D065C4"/>
    <w:rsid w:val="00D101D6"/>
    <w:rsid w:val="00D102AA"/>
    <w:rsid w:val="00D10F47"/>
    <w:rsid w:val="00D11A37"/>
    <w:rsid w:val="00D11B04"/>
    <w:rsid w:val="00D12650"/>
    <w:rsid w:val="00D12AA1"/>
    <w:rsid w:val="00D12E13"/>
    <w:rsid w:val="00D14378"/>
    <w:rsid w:val="00D1673A"/>
    <w:rsid w:val="00D1677B"/>
    <w:rsid w:val="00D16F90"/>
    <w:rsid w:val="00D17E1E"/>
    <w:rsid w:val="00D209E8"/>
    <w:rsid w:val="00D24657"/>
    <w:rsid w:val="00D24DB5"/>
    <w:rsid w:val="00D271CE"/>
    <w:rsid w:val="00D27DE0"/>
    <w:rsid w:val="00D3280C"/>
    <w:rsid w:val="00D32D14"/>
    <w:rsid w:val="00D331E7"/>
    <w:rsid w:val="00D33A3E"/>
    <w:rsid w:val="00D33CA2"/>
    <w:rsid w:val="00D3405A"/>
    <w:rsid w:val="00D349EB"/>
    <w:rsid w:val="00D35655"/>
    <w:rsid w:val="00D35D1D"/>
    <w:rsid w:val="00D40A45"/>
    <w:rsid w:val="00D40AE8"/>
    <w:rsid w:val="00D4170B"/>
    <w:rsid w:val="00D41E62"/>
    <w:rsid w:val="00D45636"/>
    <w:rsid w:val="00D4572E"/>
    <w:rsid w:val="00D45FE0"/>
    <w:rsid w:val="00D4728F"/>
    <w:rsid w:val="00D47A02"/>
    <w:rsid w:val="00D543A2"/>
    <w:rsid w:val="00D54EA6"/>
    <w:rsid w:val="00D56105"/>
    <w:rsid w:val="00D562DF"/>
    <w:rsid w:val="00D56DB5"/>
    <w:rsid w:val="00D57D89"/>
    <w:rsid w:val="00D60325"/>
    <w:rsid w:val="00D606FC"/>
    <w:rsid w:val="00D613D2"/>
    <w:rsid w:val="00D615A8"/>
    <w:rsid w:val="00D617FF"/>
    <w:rsid w:val="00D62C02"/>
    <w:rsid w:val="00D64720"/>
    <w:rsid w:val="00D66BE8"/>
    <w:rsid w:val="00D679B2"/>
    <w:rsid w:val="00D71184"/>
    <w:rsid w:val="00D711CF"/>
    <w:rsid w:val="00D73802"/>
    <w:rsid w:val="00D742BD"/>
    <w:rsid w:val="00D75775"/>
    <w:rsid w:val="00D75DF5"/>
    <w:rsid w:val="00D80341"/>
    <w:rsid w:val="00D80E63"/>
    <w:rsid w:val="00D8342E"/>
    <w:rsid w:val="00D834D7"/>
    <w:rsid w:val="00D842BD"/>
    <w:rsid w:val="00D851C5"/>
    <w:rsid w:val="00D85724"/>
    <w:rsid w:val="00D86318"/>
    <w:rsid w:val="00D869BB"/>
    <w:rsid w:val="00D86BFB"/>
    <w:rsid w:val="00D87F3C"/>
    <w:rsid w:val="00D91356"/>
    <w:rsid w:val="00D91736"/>
    <w:rsid w:val="00D9538E"/>
    <w:rsid w:val="00D958AC"/>
    <w:rsid w:val="00D95A36"/>
    <w:rsid w:val="00D95BF6"/>
    <w:rsid w:val="00D96319"/>
    <w:rsid w:val="00D979B0"/>
    <w:rsid w:val="00DA233E"/>
    <w:rsid w:val="00DA2B26"/>
    <w:rsid w:val="00DA2E1F"/>
    <w:rsid w:val="00DA3068"/>
    <w:rsid w:val="00DA62E9"/>
    <w:rsid w:val="00DA7E93"/>
    <w:rsid w:val="00DB0668"/>
    <w:rsid w:val="00DB1016"/>
    <w:rsid w:val="00DB11B6"/>
    <w:rsid w:val="00DB15E3"/>
    <w:rsid w:val="00DB1705"/>
    <w:rsid w:val="00DB2829"/>
    <w:rsid w:val="00DB4063"/>
    <w:rsid w:val="00DB6282"/>
    <w:rsid w:val="00DB738D"/>
    <w:rsid w:val="00DB7777"/>
    <w:rsid w:val="00DC116E"/>
    <w:rsid w:val="00DC1E0C"/>
    <w:rsid w:val="00DC3A73"/>
    <w:rsid w:val="00DC4BB1"/>
    <w:rsid w:val="00DC5217"/>
    <w:rsid w:val="00DC7D5F"/>
    <w:rsid w:val="00DD2841"/>
    <w:rsid w:val="00DD4764"/>
    <w:rsid w:val="00DD5568"/>
    <w:rsid w:val="00DD5C08"/>
    <w:rsid w:val="00DD5E76"/>
    <w:rsid w:val="00DD690D"/>
    <w:rsid w:val="00DD6D3C"/>
    <w:rsid w:val="00DD73B8"/>
    <w:rsid w:val="00DE0215"/>
    <w:rsid w:val="00DE0CF4"/>
    <w:rsid w:val="00DE0D46"/>
    <w:rsid w:val="00DE230B"/>
    <w:rsid w:val="00DE298D"/>
    <w:rsid w:val="00DE720E"/>
    <w:rsid w:val="00DE7C28"/>
    <w:rsid w:val="00DF2158"/>
    <w:rsid w:val="00DF25DB"/>
    <w:rsid w:val="00DF34C0"/>
    <w:rsid w:val="00DF3599"/>
    <w:rsid w:val="00DF46BB"/>
    <w:rsid w:val="00DF47B9"/>
    <w:rsid w:val="00DF5CFC"/>
    <w:rsid w:val="00DF72B8"/>
    <w:rsid w:val="00DF7B1C"/>
    <w:rsid w:val="00DF7D3D"/>
    <w:rsid w:val="00DF7F52"/>
    <w:rsid w:val="00E01842"/>
    <w:rsid w:val="00E0189D"/>
    <w:rsid w:val="00E02C68"/>
    <w:rsid w:val="00E03C11"/>
    <w:rsid w:val="00E03E3D"/>
    <w:rsid w:val="00E04B50"/>
    <w:rsid w:val="00E05EDB"/>
    <w:rsid w:val="00E06D6B"/>
    <w:rsid w:val="00E06DD8"/>
    <w:rsid w:val="00E07470"/>
    <w:rsid w:val="00E10A47"/>
    <w:rsid w:val="00E10A4F"/>
    <w:rsid w:val="00E126E3"/>
    <w:rsid w:val="00E12D60"/>
    <w:rsid w:val="00E14588"/>
    <w:rsid w:val="00E148D8"/>
    <w:rsid w:val="00E14D00"/>
    <w:rsid w:val="00E150A8"/>
    <w:rsid w:val="00E157BA"/>
    <w:rsid w:val="00E161FD"/>
    <w:rsid w:val="00E167CC"/>
    <w:rsid w:val="00E17261"/>
    <w:rsid w:val="00E21E03"/>
    <w:rsid w:val="00E234EC"/>
    <w:rsid w:val="00E237A8"/>
    <w:rsid w:val="00E23B05"/>
    <w:rsid w:val="00E24178"/>
    <w:rsid w:val="00E245A1"/>
    <w:rsid w:val="00E25E14"/>
    <w:rsid w:val="00E262E5"/>
    <w:rsid w:val="00E263FD"/>
    <w:rsid w:val="00E27BCC"/>
    <w:rsid w:val="00E3043D"/>
    <w:rsid w:val="00E31896"/>
    <w:rsid w:val="00E31CAB"/>
    <w:rsid w:val="00E31F4A"/>
    <w:rsid w:val="00E320DE"/>
    <w:rsid w:val="00E3670D"/>
    <w:rsid w:val="00E40A12"/>
    <w:rsid w:val="00E43623"/>
    <w:rsid w:val="00E43D9E"/>
    <w:rsid w:val="00E44DBB"/>
    <w:rsid w:val="00E45354"/>
    <w:rsid w:val="00E4612B"/>
    <w:rsid w:val="00E46AE6"/>
    <w:rsid w:val="00E4710D"/>
    <w:rsid w:val="00E5108D"/>
    <w:rsid w:val="00E52610"/>
    <w:rsid w:val="00E548A7"/>
    <w:rsid w:val="00E55031"/>
    <w:rsid w:val="00E55360"/>
    <w:rsid w:val="00E55FF1"/>
    <w:rsid w:val="00E56224"/>
    <w:rsid w:val="00E56CF0"/>
    <w:rsid w:val="00E56E5D"/>
    <w:rsid w:val="00E579BE"/>
    <w:rsid w:val="00E57BFC"/>
    <w:rsid w:val="00E60433"/>
    <w:rsid w:val="00E624A9"/>
    <w:rsid w:val="00E62B2C"/>
    <w:rsid w:val="00E62BEF"/>
    <w:rsid w:val="00E62E14"/>
    <w:rsid w:val="00E655F8"/>
    <w:rsid w:val="00E65C8D"/>
    <w:rsid w:val="00E66BD6"/>
    <w:rsid w:val="00E675F6"/>
    <w:rsid w:val="00E70639"/>
    <w:rsid w:val="00E70659"/>
    <w:rsid w:val="00E72173"/>
    <w:rsid w:val="00E72536"/>
    <w:rsid w:val="00E726E0"/>
    <w:rsid w:val="00E727E5"/>
    <w:rsid w:val="00E72FBE"/>
    <w:rsid w:val="00E73241"/>
    <w:rsid w:val="00E73885"/>
    <w:rsid w:val="00E7429D"/>
    <w:rsid w:val="00E74DCD"/>
    <w:rsid w:val="00E760D0"/>
    <w:rsid w:val="00E76560"/>
    <w:rsid w:val="00E768E7"/>
    <w:rsid w:val="00E805CA"/>
    <w:rsid w:val="00E8125C"/>
    <w:rsid w:val="00E83B3F"/>
    <w:rsid w:val="00E83FFF"/>
    <w:rsid w:val="00E8499D"/>
    <w:rsid w:val="00E84A44"/>
    <w:rsid w:val="00E84D11"/>
    <w:rsid w:val="00E85016"/>
    <w:rsid w:val="00E8556C"/>
    <w:rsid w:val="00E858B9"/>
    <w:rsid w:val="00E85D0B"/>
    <w:rsid w:val="00E85F45"/>
    <w:rsid w:val="00E86603"/>
    <w:rsid w:val="00E86A68"/>
    <w:rsid w:val="00E8776B"/>
    <w:rsid w:val="00E905CD"/>
    <w:rsid w:val="00E913EF"/>
    <w:rsid w:val="00E91964"/>
    <w:rsid w:val="00E93547"/>
    <w:rsid w:val="00E939E0"/>
    <w:rsid w:val="00E93F03"/>
    <w:rsid w:val="00E94CED"/>
    <w:rsid w:val="00E95088"/>
    <w:rsid w:val="00E9582E"/>
    <w:rsid w:val="00E95E65"/>
    <w:rsid w:val="00E97729"/>
    <w:rsid w:val="00EA145B"/>
    <w:rsid w:val="00EA192E"/>
    <w:rsid w:val="00EA204F"/>
    <w:rsid w:val="00EA2EBA"/>
    <w:rsid w:val="00EA30F2"/>
    <w:rsid w:val="00EA6E2D"/>
    <w:rsid w:val="00EA7727"/>
    <w:rsid w:val="00EB09F7"/>
    <w:rsid w:val="00EB14EF"/>
    <w:rsid w:val="00EB3086"/>
    <w:rsid w:val="00EB31DF"/>
    <w:rsid w:val="00EB3BCC"/>
    <w:rsid w:val="00EB60FA"/>
    <w:rsid w:val="00EB656B"/>
    <w:rsid w:val="00EB6A99"/>
    <w:rsid w:val="00EB7304"/>
    <w:rsid w:val="00EB7EF8"/>
    <w:rsid w:val="00EC0477"/>
    <w:rsid w:val="00EC36B1"/>
    <w:rsid w:val="00EC3FB7"/>
    <w:rsid w:val="00EC469E"/>
    <w:rsid w:val="00EC6DA9"/>
    <w:rsid w:val="00EC7080"/>
    <w:rsid w:val="00EC7B60"/>
    <w:rsid w:val="00ED0540"/>
    <w:rsid w:val="00ED1A4C"/>
    <w:rsid w:val="00ED443F"/>
    <w:rsid w:val="00ED4708"/>
    <w:rsid w:val="00ED47A8"/>
    <w:rsid w:val="00ED604D"/>
    <w:rsid w:val="00ED7AF1"/>
    <w:rsid w:val="00ED7D87"/>
    <w:rsid w:val="00EE111A"/>
    <w:rsid w:val="00EE3250"/>
    <w:rsid w:val="00EE3FC9"/>
    <w:rsid w:val="00EE56D1"/>
    <w:rsid w:val="00EE598E"/>
    <w:rsid w:val="00EE59CF"/>
    <w:rsid w:val="00EE61A6"/>
    <w:rsid w:val="00EE7242"/>
    <w:rsid w:val="00EE7B17"/>
    <w:rsid w:val="00EF0E32"/>
    <w:rsid w:val="00EF204A"/>
    <w:rsid w:val="00EF20F7"/>
    <w:rsid w:val="00EF21AF"/>
    <w:rsid w:val="00EF40B7"/>
    <w:rsid w:val="00EF5142"/>
    <w:rsid w:val="00EF66BB"/>
    <w:rsid w:val="00EF7B27"/>
    <w:rsid w:val="00F004FC"/>
    <w:rsid w:val="00F01270"/>
    <w:rsid w:val="00F0181A"/>
    <w:rsid w:val="00F029F1"/>
    <w:rsid w:val="00F03ED1"/>
    <w:rsid w:val="00F040EA"/>
    <w:rsid w:val="00F04DEA"/>
    <w:rsid w:val="00F06980"/>
    <w:rsid w:val="00F06BBB"/>
    <w:rsid w:val="00F11660"/>
    <w:rsid w:val="00F1249A"/>
    <w:rsid w:val="00F12A79"/>
    <w:rsid w:val="00F12FC9"/>
    <w:rsid w:val="00F15375"/>
    <w:rsid w:val="00F15CB2"/>
    <w:rsid w:val="00F15F2B"/>
    <w:rsid w:val="00F161F2"/>
    <w:rsid w:val="00F166BD"/>
    <w:rsid w:val="00F21128"/>
    <w:rsid w:val="00F211BD"/>
    <w:rsid w:val="00F23418"/>
    <w:rsid w:val="00F23A4A"/>
    <w:rsid w:val="00F23E22"/>
    <w:rsid w:val="00F265C8"/>
    <w:rsid w:val="00F2711D"/>
    <w:rsid w:val="00F30C02"/>
    <w:rsid w:val="00F314D2"/>
    <w:rsid w:val="00F32B7B"/>
    <w:rsid w:val="00F34562"/>
    <w:rsid w:val="00F348BB"/>
    <w:rsid w:val="00F34DBA"/>
    <w:rsid w:val="00F34E51"/>
    <w:rsid w:val="00F354F5"/>
    <w:rsid w:val="00F356E4"/>
    <w:rsid w:val="00F37B1E"/>
    <w:rsid w:val="00F43ED8"/>
    <w:rsid w:val="00F4405B"/>
    <w:rsid w:val="00F47638"/>
    <w:rsid w:val="00F5081C"/>
    <w:rsid w:val="00F51702"/>
    <w:rsid w:val="00F51BC0"/>
    <w:rsid w:val="00F54497"/>
    <w:rsid w:val="00F544A5"/>
    <w:rsid w:val="00F55C34"/>
    <w:rsid w:val="00F565AC"/>
    <w:rsid w:val="00F56892"/>
    <w:rsid w:val="00F56FDE"/>
    <w:rsid w:val="00F60505"/>
    <w:rsid w:val="00F6050D"/>
    <w:rsid w:val="00F612D9"/>
    <w:rsid w:val="00F62106"/>
    <w:rsid w:val="00F62BD5"/>
    <w:rsid w:val="00F663B1"/>
    <w:rsid w:val="00F66C1B"/>
    <w:rsid w:val="00F67CD7"/>
    <w:rsid w:val="00F7258E"/>
    <w:rsid w:val="00F72C4A"/>
    <w:rsid w:val="00F72ECD"/>
    <w:rsid w:val="00F738A8"/>
    <w:rsid w:val="00F74618"/>
    <w:rsid w:val="00F75B37"/>
    <w:rsid w:val="00F75BA4"/>
    <w:rsid w:val="00F77915"/>
    <w:rsid w:val="00F77E17"/>
    <w:rsid w:val="00F80E94"/>
    <w:rsid w:val="00F829DE"/>
    <w:rsid w:val="00F83694"/>
    <w:rsid w:val="00F83E27"/>
    <w:rsid w:val="00F85334"/>
    <w:rsid w:val="00F854E6"/>
    <w:rsid w:val="00F87835"/>
    <w:rsid w:val="00F87A0D"/>
    <w:rsid w:val="00F90B4E"/>
    <w:rsid w:val="00F90DB7"/>
    <w:rsid w:val="00F92FDF"/>
    <w:rsid w:val="00F9484B"/>
    <w:rsid w:val="00FA13C1"/>
    <w:rsid w:val="00FA21C3"/>
    <w:rsid w:val="00FA2E88"/>
    <w:rsid w:val="00FA37F5"/>
    <w:rsid w:val="00FA71F5"/>
    <w:rsid w:val="00FB0F0F"/>
    <w:rsid w:val="00FB2199"/>
    <w:rsid w:val="00FB2EBE"/>
    <w:rsid w:val="00FB4255"/>
    <w:rsid w:val="00FB4859"/>
    <w:rsid w:val="00FB679D"/>
    <w:rsid w:val="00FB67DF"/>
    <w:rsid w:val="00FB69DA"/>
    <w:rsid w:val="00FB69F8"/>
    <w:rsid w:val="00FB7144"/>
    <w:rsid w:val="00FB7A1D"/>
    <w:rsid w:val="00FB7AB4"/>
    <w:rsid w:val="00FC1C06"/>
    <w:rsid w:val="00FC1D9E"/>
    <w:rsid w:val="00FC2297"/>
    <w:rsid w:val="00FC2FC6"/>
    <w:rsid w:val="00FC34A8"/>
    <w:rsid w:val="00FC3F74"/>
    <w:rsid w:val="00FC465D"/>
    <w:rsid w:val="00FC6581"/>
    <w:rsid w:val="00FC6BF0"/>
    <w:rsid w:val="00FC73E7"/>
    <w:rsid w:val="00FC7738"/>
    <w:rsid w:val="00FD038B"/>
    <w:rsid w:val="00FD0F12"/>
    <w:rsid w:val="00FD18AD"/>
    <w:rsid w:val="00FD1B30"/>
    <w:rsid w:val="00FD24E3"/>
    <w:rsid w:val="00FD3FC0"/>
    <w:rsid w:val="00FE0189"/>
    <w:rsid w:val="00FE021A"/>
    <w:rsid w:val="00FE0C09"/>
    <w:rsid w:val="00FE1EBB"/>
    <w:rsid w:val="00FE2F97"/>
    <w:rsid w:val="00FE3011"/>
    <w:rsid w:val="00FE4518"/>
    <w:rsid w:val="00FE4D1E"/>
    <w:rsid w:val="00FE4FA7"/>
    <w:rsid w:val="00FE53BF"/>
    <w:rsid w:val="00FE63E0"/>
    <w:rsid w:val="00FE6789"/>
    <w:rsid w:val="00FF0023"/>
    <w:rsid w:val="00FF0987"/>
    <w:rsid w:val="00FF1B86"/>
    <w:rsid w:val="00FF21D7"/>
    <w:rsid w:val="00FF389B"/>
    <w:rsid w:val="00FF5A4E"/>
    <w:rsid w:val="00FF5C2B"/>
    <w:rsid w:val="00FF6BA3"/>
    <w:rsid w:val="00FF78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F8E7431"/>
  <w15:docId w15:val="{96757C56-0C1E-4B29-81E8-C256075A0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3E22"/>
    <w:pPr>
      <w:spacing w:line="360" w:lineRule="auto"/>
      <w:ind w:firstLine="720"/>
      <w:jc w:val="both"/>
      <w:pPrChange w:id="0" w:author="ndhien@cit.udn.vn" w:date="2022-11-17T13:22:00Z">
        <w:pPr/>
      </w:pPrChange>
    </w:pPr>
    <w:rPr>
      <w:sz w:val="26"/>
      <w:szCs w:val="24"/>
      <w:rPrChange w:id="0" w:author="ndhien@cit.udn.vn" w:date="2022-11-17T13:22:00Z">
        <w:rPr>
          <w:sz w:val="26"/>
          <w:szCs w:val="24"/>
          <w:lang w:val="en-US" w:eastAsia="en-US" w:bidi="ar-SA"/>
        </w:rPr>
      </w:rPrChange>
    </w:rPr>
  </w:style>
  <w:style w:type="paragraph" w:styleId="Heading1">
    <w:name w:val="heading 1"/>
    <w:basedOn w:val="Normal"/>
    <w:next w:val="Normal"/>
    <w:link w:val="Heading1Char"/>
    <w:uiPriority w:val="9"/>
    <w:qFormat/>
    <w:rsid w:val="00EC6DA9"/>
    <w:pPr>
      <w:keepNext/>
      <w:jc w:val="center"/>
      <w:outlineLvl w:val="0"/>
      <w:pPrChange w:id="1" w:author="ndhien@cit.udn.vn" w:date="2022-11-17T13:20:00Z">
        <w:pPr>
          <w:keepNext/>
          <w:outlineLvl w:val="0"/>
        </w:pPr>
      </w:pPrChange>
    </w:pPr>
    <w:rPr>
      <w:b/>
      <w:iCs/>
      <w:sz w:val="36"/>
      <w:rPrChange w:id="1" w:author="ndhien@cit.udn.vn" w:date="2022-11-17T13:20:00Z">
        <w:rPr>
          <w:i/>
          <w:iCs/>
          <w:sz w:val="36"/>
          <w:szCs w:val="24"/>
          <w:lang w:val="en-US" w:eastAsia="en-US" w:bidi="ar-SA"/>
        </w:rPr>
      </w:rPrChange>
    </w:rPr>
  </w:style>
  <w:style w:type="paragraph" w:styleId="Heading2">
    <w:name w:val="heading 2"/>
    <w:basedOn w:val="Normal"/>
    <w:next w:val="Normal"/>
    <w:qFormat/>
    <w:rsid w:val="00E31F4A"/>
    <w:pPr>
      <w:keepNext/>
      <w:spacing w:before="300"/>
      <w:ind w:firstLine="0"/>
      <w:outlineLvl w:val="1"/>
      <w:pPrChange w:id="2" w:author="ndhien@cit.udn.vn" w:date="2022-11-17T13:23:00Z">
        <w:pPr>
          <w:keepNext/>
          <w:spacing w:before="300" w:line="360" w:lineRule="auto"/>
          <w:ind w:firstLine="720"/>
          <w:jc w:val="center"/>
          <w:outlineLvl w:val="1"/>
        </w:pPr>
      </w:pPrChange>
    </w:pPr>
    <w:rPr>
      <w:b/>
      <w:bCs/>
      <w:rPrChange w:id="2" w:author="ndhien@cit.udn.vn" w:date="2022-11-17T13:23:00Z">
        <w:rPr>
          <w:b/>
          <w:bCs/>
          <w:sz w:val="26"/>
          <w:szCs w:val="24"/>
          <w:lang w:val="en-US" w:eastAsia="en-US" w:bidi="ar-SA"/>
        </w:rPr>
      </w:rPrChange>
    </w:rPr>
  </w:style>
  <w:style w:type="paragraph" w:styleId="Heading3">
    <w:name w:val="heading 3"/>
    <w:basedOn w:val="Normal"/>
    <w:next w:val="Normal"/>
    <w:link w:val="Heading3Char"/>
    <w:qFormat/>
    <w:rsid w:val="001B1154"/>
    <w:pPr>
      <w:keepNext/>
      <w:spacing w:before="240" w:after="60"/>
      <w:ind w:firstLine="0"/>
      <w:jc w:val="left"/>
      <w:outlineLvl w:val="2"/>
      <w:pPrChange w:id="3" w:author="ndhien@cit.udn.vn" w:date="2022-11-17T13:23:00Z">
        <w:pPr>
          <w:keepNext/>
          <w:spacing w:before="240" w:after="60" w:line="360" w:lineRule="auto"/>
          <w:ind w:firstLine="720"/>
          <w:jc w:val="both"/>
          <w:outlineLvl w:val="2"/>
        </w:pPr>
      </w:pPrChange>
    </w:pPr>
    <w:rPr>
      <w:b/>
      <w:bCs/>
      <w:szCs w:val="26"/>
      <w:rPrChange w:id="3" w:author="ndhien@cit.udn.vn" w:date="2022-11-17T13:23:00Z">
        <w:rPr>
          <w:b/>
          <w:bCs/>
          <w:sz w:val="26"/>
          <w:szCs w:val="26"/>
          <w:lang w:val="en-US" w:eastAsia="en-US" w:bidi="ar-SA"/>
        </w:rPr>
      </w:rPrChange>
    </w:rPr>
  </w:style>
  <w:style w:type="paragraph" w:styleId="Heading4">
    <w:name w:val="heading 4"/>
    <w:basedOn w:val="Normal"/>
    <w:next w:val="Normal"/>
    <w:qFormat/>
    <w:rsid w:val="00870654"/>
    <w:pPr>
      <w:keepNext/>
      <w:ind w:firstLine="0"/>
      <w:jc w:val="left"/>
      <w:outlineLvl w:val="3"/>
      <w:pPrChange w:id="4" w:author="ndhien@cit.udn.vn" w:date="2022-11-17T13:24:00Z">
        <w:pPr>
          <w:keepNext/>
          <w:spacing w:line="360" w:lineRule="auto"/>
          <w:ind w:firstLine="720"/>
          <w:jc w:val="center"/>
          <w:outlineLvl w:val="3"/>
        </w:pPr>
      </w:pPrChange>
    </w:pPr>
    <w:rPr>
      <w:b/>
      <w:rPrChange w:id="4" w:author="ndhien@cit.udn.vn" w:date="2022-11-17T13:24:00Z">
        <w:rPr>
          <w:sz w:val="26"/>
          <w:szCs w:val="24"/>
          <w:lang w:val="en-US" w:eastAsia="en-US" w:bidi="ar-SA"/>
        </w:rPr>
      </w:rPrChange>
    </w:rPr>
  </w:style>
  <w:style w:type="paragraph" w:styleId="Heading5">
    <w:name w:val="heading 5"/>
    <w:basedOn w:val="Normal"/>
    <w:next w:val="Normal"/>
    <w:link w:val="Heading5Char"/>
    <w:qFormat/>
    <w:rsid w:val="005E587B"/>
    <w:pPr>
      <w:spacing w:before="240" w:after="60"/>
      <w:outlineLvl w:val="4"/>
    </w:pPr>
    <w:rPr>
      <w:rFonts w:ascii="Calibri" w:hAnsi="Calibri"/>
      <w:b/>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b/>
      <w:bCs/>
    </w:rPr>
  </w:style>
  <w:style w:type="paragraph" w:styleId="Subtitle">
    <w:name w:val="Subtitle"/>
    <w:basedOn w:val="Normal"/>
    <w:qFormat/>
    <w:pPr>
      <w:spacing w:before="100" w:line="400" w:lineRule="exact"/>
      <w:jc w:val="center"/>
    </w:pPr>
    <w:rPr>
      <w:rFonts w:ascii="VNbangkok" w:hAnsi="VNbangkok"/>
      <w:b/>
      <w:bCs/>
      <w:sz w:val="32"/>
    </w:rPr>
  </w:style>
  <w:style w:type="paragraph" w:customStyle="1" w:styleId="Participant">
    <w:name w:val="Participant"/>
    <w:basedOn w:val="Normal"/>
    <w:pPr>
      <w:tabs>
        <w:tab w:val="left" w:pos="5040"/>
      </w:tabs>
      <w:spacing w:after="240"/>
      <w:ind w:left="360" w:right="360"/>
    </w:pPr>
    <w:rPr>
      <w:b/>
      <w:sz w:val="22"/>
      <w:szCs w:val="20"/>
    </w:rPr>
  </w:style>
  <w:style w:type="paragraph" w:styleId="TOC1">
    <w:name w:val="toc 1"/>
    <w:basedOn w:val="Normal"/>
    <w:next w:val="Normal"/>
    <w:autoRedefine/>
    <w:uiPriority w:val="39"/>
    <w:rsid w:val="00AF1D55"/>
    <w:pPr>
      <w:spacing w:before="360" w:line="312" w:lineRule="auto"/>
      <w:ind w:firstLine="0"/>
      <w:jc w:val="left"/>
    </w:pPr>
    <w:rPr>
      <w:rFonts w:cstheme="majorHAnsi"/>
      <w:b/>
      <w:bCs/>
      <w:caps/>
    </w:rPr>
  </w:style>
  <w:style w:type="paragraph" w:styleId="Header">
    <w:name w:val="header"/>
    <w:basedOn w:val="Normal"/>
    <w:link w:val="HeaderChar"/>
    <w:uiPriority w:val="99"/>
    <w:rsid w:val="00366C8D"/>
    <w:pPr>
      <w:tabs>
        <w:tab w:val="center" w:pos="4680"/>
        <w:tab w:val="right" w:pos="9360"/>
      </w:tabs>
    </w:pPr>
  </w:style>
  <w:style w:type="character" w:customStyle="1" w:styleId="HeaderChar">
    <w:name w:val="Header Char"/>
    <w:link w:val="Header"/>
    <w:uiPriority w:val="99"/>
    <w:rsid w:val="00366C8D"/>
    <w:rPr>
      <w:rFonts w:ascii="VNtimes new roman" w:hAnsi="VNtimes new roman"/>
      <w:sz w:val="28"/>
      <w:szCs w:val="24"/>
    </w:rPr>
  </w:style>
  <w:style w:type="paragraph" w:styleId="Footer">
    <w:name w:val="footer"/>
    <w:basedOn w:val="Normal"/>
    <w:link w:val="FooterChar"/>
    <w:uiPriority w:val="99"/>
    <w:rsid w:val="00366C8D"/>
    <w:pPr>
      <w:tabs>
        <w:tab w:val="center" w:pos="4680"/>
        <w:tab w:val="right" w:pos="9360"/>
      </w:tabs>
    </w:pPr>
  </w:style>
  <w:style w:type="character" w:customStyle="1" w:styleId="FooterChar">
    <w:name w:val="Footer Char"/>
    <w:link w:val="Footer"/>
    <w:uiPriority w:val="99"/>
    <w:rsid w:val="00366C8D"/>
    <w:rPr>
      <w:rFonts w:ascii="VNtimes new roman" w:hAnsi="VNtimes new roman"/>
      <w:sz w:val="28"/>
      <w:szCs w:val="24"/>
    </w:rPr>
  </w:style>
  <w:style w:type="table" w:styleId="TableGrid">
    <w:name w:val="Table Grid"/>
    <w:basedOn w:val="TableNormal"/>
    <w:rsid w:val="00710C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606596"/>
    <w:rPr>
      <w:rFonts w:ascii="Tahoma" w:hAnsi="Tahoma"/>
      <w:sz w:val="16"/>
      <w:szCs w:val="16"/>
    </w:rPr>
  </w:style>
  <w:style w:type="character" w:customStyle="1" w:styleId="BalloonTextChar">
    <w:name w:val="Balloon Text Char"/>
    <w:link w:val="BalloonText"/>
    <w:rsid w:val="00606596"/>
    <w:rPr>
      <w:rFonts w:ascii="Tahoma" w:hAnsi="Tahoma" w:cs="Tahoma"/>
      <w:sz w:val="16"/>
      <w:szCs w:val="16"/>
    </w:rPr>
  </w:style>
  <w:style w:type="paragraph" w:styleId="ListParagraph">
    <w:name w:val="List Paragraph"/>
    <w:basedOn w:val="Normal"/>
    <w:uiPriority w:val="34"/>
    <w:qFormat/>
    <w:rsid w:val="00591DE4"/>
    <w:pPr>
      <w:ind w:left="720"/>
    </w:pPr>
  </w:style>
  <w:style w:type="character" w:customStyle="1" w:styleId="notranslate">
    <w:name w:val="notranslate"/>
    <w:rsid w:val="007C138C"/>
  </w:style>
  <w:style w:type="character" w:customStyle="1" w:styleId="Heading1Char">
    <w:name w:val="Heading 1 Char"/>
    <w:link w:val="Heading1"/>
    <w:uiPriority w:val="9"/>
    <w:rsid w:val="00EC6DA9"/>
    <w:rPr>
      <w:b/>
      <w:iCs/>
      <w:sz w:val="36"/>
      <w:szCs w:val="24"/>
    </w:rPr>
  </w:style>
  <w:style w:type="paragraph" w:styleId="Bibliography">
    <w:name w:val="Bibliography"/>
    <w:basedOn w:val="Normal"/>
    <w:next w:val="Normal"/>
    <w:uiPriority w:val="37"/>
    <w:unhideWhenUsed/>
    <w:rsid w:val="00CD5EDF"/>
  </w:style>
  <w:style w:type="character" w:styleId="Strong">
    <w:name w:val="Strong"/>
    <w:uiPriority w:val="22"/>
    <w:qFormat/>
    <w:rsid w:val="00044423"/>
    <w:rPr>
      <w:b/>
      <w:bCs/>
    </w:rPr>
  </w:style>
  <w:style w:type="character" w:customStyle="1" w:styleId="Heading3Char">
    <w:name w:val="Heading 3 Char"/>
    <w:link w:val="Heading3"/>
    <w:rsid w:val="001B1154"/>
    <w:rPr>
      <w:b/>
      <w:bCs/>
      <w:sz w:val="26"/>
      <w:szCs w:val="26"/>
    </w:rPr>
  </w:style>
  <w:style w:type="character" w:customStyle="1" w:styleId="Heading5Char">
    <w:name w:val="Heading 5 Char"/>
    <w:link w:val="Heading5"/>
    <w:semiHidden/>
    <w:rsid w:val="005E587B"/>
    <w:rPr>
      <w:rFonts w:ascii="Calibri" w:eastAsia="Times New Roman" w:hAnsi="Calibri" w:cs="Times New Roman"/>
      <w:b/>
      <w:bCs/>
      <w:i/>
      <w:iCs/>
      <w:sz w:val="26"/>
      <w:szCs w:val="26"/>
    </w:rPr>
  </w:style>
  <w:style w:type="character" w:styleId="Hyperlink">
    <w:name w:val="Hyperlink"/>
    <w:uiPriority w:val="99"/>
    <w:unhideWhenUsed/>
    <w:rsid w:val="003D58B7"/>
    <w:rPr>
      <w:color w:val="0000FF"/>
      <w:u w:val="single"/>
    </w:rPr>
  </w:style>
  <w:style w:type="paragraph" w:styleId="NormalWeb">
    <w:name w:val="Normal (Web)"/>
    <w:basedOn w:val="Normal"/>
    <w:uiPriority w:val="99"/>
    <w:unhideWhenUsed/>
    <w:rsid w:val="006730D2"/>
    <w:pPr>
      <w:spacing w:before="100" w:beforeAutospacing="1" w:after="100" w:afterAutospacing="1"/>
    </w:pPr>
    <w:rPr>
      <w:sz w:val="24"/>
    </w:rPr>
  </w:style>
  <w:style w:type="character" w:styleId="Emphasis">
    <w:name w:val="Emphasis"/>
    <w:uiPriority w:val="20"/>
    <w:qFormat/>
    <w:rsid w:val="00580023"/>
    <w:rPr>
      <w:i/>
      <w:iCs/>
    </w:rPr>
  </w:style>
  <w:style w:type="character" w:customStyle="1" w:styleId="tlid-translation">
    <w:name w:val="tlid-translation"/>
    <w:rsid w:val="00EF7B27"/>
  </w:style>
  <w:style w:type="paragraph" w:customStyle="1" w:styleId="MyNormal">
    <w:name w:val="MyNormal"/>
    <w:basedOn w:val="Normal"/>
    <w:qFormat/>
    <w:rsid w:val="00BD4104"/>
    <w:pPr>
      <w:spacing w:before="80" w:after="80" w:line="312" w:lineRule="auto"/>
    </w:pPr>
    <w:rPr>
      <w:szCs w:val="20"/>
    </w:rPr>
  </w:style>
  <w:style w:type="paragraph" w:styleId="TOC2">
    <w:name w:val="toc 2"/>
    <w:basedOn w:val="Normal"/>
    <w:next w:val="Normal"/>
    <w:autoRedefine/>
    <w:uiPriority w:val="39"/>
    <w:rsid w:val="00AF1D55"/>
    <w:pPr>
      <w:spacing w:before="240"/>
      <w:ind w:firstLine="0"/>
      <w:jc w:val="left"/>
    </w:pPr>
    <w:rPr>
      <w:rFonts w:cstheme="minorHAnsi"/>
      <w:b/>
      <w:bCs/>
      <w:szCs w:val="20"/>
    </w:rPr>
  </w:style>
  <w:style w:type="paragraph" w:styleId="TOC3">
    <w:name w:val="toc 3"/>
    <w:basedOn w:val="Normal"/>
    <w:next w:val="Normal"/>
    <w:autoRedefine/>
    <w:uiPriority w:val="39"/>
    <w:rsid w:val="00AF1D55"/>
    <w:pPr>
      <w:ind w:left="261" w:firstLine="0"/>
      <w:jc w:val="left"/>
    </w:pPr>
    <w:rPr>
      <w:rFonts w:cstheme="minorHAnsi"/>
      <w:szCs w:val="20"/>
    </w:rPr>
  </w:style>
  <w:style w:type="paragraph" w:styleId="TOC4">
    <w:name w:val="toc 4"/>
    <w:basedOn w:val="Normal"/>
    <w:next w:val="Normal"/>
    <w:autoRedefine/>
    <w:uiPriority w:val="39"/>
    <w:rsid w:val="00AF1D55"/>
    <w:pPr>
      <w:ind w:left="522" w:firstLine="0"/>
      <w:jc w:val="left"/>
    </w:pPr>
    <w:rPr>
      <w:rFonts w:cstheme="minorHAnsi"/>
      <w:szCs w:val="20"/>
    </w:rPr>
  </w:style>
  <w:style w:type="paragraph" w:styleId="TOC5">
    <w:name w:val="toc 5"/>
    <w:basedOn w:val="Normal"/>
    <w:next w:val="Normal"/>
    <w:autoRedefine/>
    <w:uiPriority w:val="39"/>
    <w:rsid w:val="00AF1D55"/>
    <w:pPr>
      <w:ind w:left="782" w:firstLine="0"/>
      <w:jc w:val="left"/>
    </w:pPr>
    <w:rPr>
      <w:rFonts w:cstheme="minorHAnsi"/>
      <w:szCs w:val="20"/>
    </w:rPr>
  </w:style>
  <w:style w:type="paragraph" w:styleId="TOCHeading">
    <w:name w:val="TOC Heading"/>
    <w:basedOn w:val="Heading1"/>
    <w:next w:val="Normal"/>
    <w:uiPriority w:val="39"/>
    <w:unhideWhenUsed/>
    <w:qFormat/>
    <w:rsid w:val="0011494A"/>
    <w:pPr>
      <w:keepLines/>
      <w:spacing w:before="480" w:line="276" w:lineRule="auto"/>
      <w:outlineLvl w:val="9"/>
    </w:pPr>
    <w:rPr>
      <w:rFonts w:ascii="Cambria" w:hAnsi="Cambria"/>
      <w:b w:val="0"/>
      <w:bCs/>
      <w:i/>
      <w:iCs w:val="0"/>
      <w:color w:val="365F91"/>
      <w:szCs w:val="28"/>
    </w:rPr>
  </w:style>
  <w:style w:type="character" w:customStyle="1" w:styleId="cautl">
    <w:name w:val="cautl"/>
    <w:basedOn w:val="DefaultParagraphFont"/>
    <w:rsid w:val="00433309"/>
  </w:style>
  <w:style w:type="paragraph" w:styleId="z-TopofForm">
    <w:name w:val="HTML Top of Form"/>
    <w:basedOn w:val="Normal"/>
    <w:next w:val="Normal"/>
    <w:link w:val="z-TopofFormChar"/>
    <w:hidden/>
    <w:rsid w:val="00433309"/>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rsid w:val="00433309"/>
    <w:rPr>
      <w:rFonts w:ascii="Arial" w:hAnsi="Arial" w:cs="Arial"/>
      <w:vanish/>
      <w:sz w:val="16"/>
      <w:szCs w:val="16"/>
    </w:rPr>
  </w:style>
  <w:style w:type="paragraph" w:styleId="z-BottomofForm">
    <w:name w:val="HTML Bottom of Form"/>
    <w:basedOn w:val="Normal"/>
    <w:next w:val="Normal"/>
    <w:link w:val="z-BottomofFormChar"/>
    <w:hidden/>
    <w:rsid w:val="00433309"/>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rsid w:val="00433309"/>
    <w:rPr>
      <w:rFonts w:ascii="Arial" w:hAnsi="Arial" w:cs="Arial"/>
      <w:vanish/>
      <w:sz w:val="16"/>
      <w:szCs w:val="16"/>
    </w:rPr>
  </w:style>
  <w:style w:type="paragraph" w:styleId="Caption">
    <w:name w:val="caption"/>
    <w:basedOn w:val="Normal"/>
    <w:next w:val="Normal"/>
    <w:unhideWhenUsed/>
    <w:qFormat/>
    <w:rsid w:val="00072FCF"/>
    <w:pPr>
      <w:spacing w:after="200"/>
      <w:ind w:firstLine="0"/>
      <w:jc w:val="center"/>
      <w:pPrChange w:id="5" w:author="ndhien@cit.udn.vn" w:date="2022-11-17T13:24:00Z">
        <w:pPr>
          <w:spacing w:after="200" w:line="360" w:lineRule="auto"/>
          <w:ind w:firstLine="720"/>
          <w:jc w:val="both"/>
        </w:pPr>
      </w:pPrChange>
    </w:pPr>
    <w:rPr>
      <w:b/>
      <w:bCs/>
      <w:sz w:val="24"/>
      <w:szCs w:val="18"/>
      <w:rPrChange w:id="5" w:author="ndhien@cit.udn.vn" w:date="2022-11-17T13:24:00Z">
        <w:rPr>
          <w:b/>
          <w:bCs/>
          <w:sz w:val="18"/>
          <w:szCs w:val="18"/>
          <w:lang w:val="en-US" w:eastAsia="en-US" w:bidi="ar-SA"/>
        </w:rPr>
      </w:rPrChange>
    </w:rPr>
  </w:style>
  <w:style w:type="paragraph" w:styleId="TableofFigures">
    <w:name w:val="table of figures"/>
    <w:basedOn w:val="Normal"/>
    <w:next w:val="Normal"/>
    <w:uiPriority w:val="99"/>
    <w:rsid w:val="009E2362"/>
    <w:pPr>
      <w:spacing w:line="240" w:lineRule="auto"/>
      <w:ind w:firstLine="0"/>
    </w:pPr>
  </w:style>
  <w:style w:type="paragraph" w:customStyle="1" w:styleId="StyleHeading2TimesNewRoman14pt">
    <w:name w:val="Style Heading 2 + Times New Roman 14 pt"/>
    <w:basedOn w:val="Heading2"/>
    <w:autoRedefine/>
    <w:rsid w:val="0038754C"/>
    <w:pPr>
      <w:spacing w:before="360" w:after="80"/>
      <w:jc w:val="left"/>
    </w:pPr>
    <w:rPr>
      <w:sz w:val="28"/>
    </w:rPr>
  </w:style>
  <w:style w:type="paragraph" w:customStyle="1" w:styleId="StyleHeading3TimesNewRomanJustifiedAfter4ptLinesp">
    <w:name w:val="Style Heading 3 + Times New Roman Justified After:  4 pt Line sp..."/>
    <w:basedOn w:val="Heading3"/>
    <w:rsid w:val="004F457D"/>
    <w:pPr>
      <w:spacing w:after="80" w:line="312" w:lineRule="auto"/>
      <w:jc w:val="both"/>
    </w:pPr>
    <w:rPr>
      <w:szCs w:val="20"/>
    </w:rPr>
  </w:style>
  <w:style w:type="paragraph" w:customStyle="1" w:styleId="StyleHeading2TimesNewRoman14pt1">
    <w:name w:val="Style Heading 2 + Times New Roman 14 pt1"/>
    <w:basedOn w:val="Heading2"/>
    <w:rsid w:val="004F457D"/>
    <w:pPr>
      <w:spacing w:before="360"/>
      <w:jc w:val="left"/>
    </w:pPr>
    <w:rPr>
      <w:sz w:val="28"/>
    </w:rPr>
  </w:style>
  <w:style w:type="paragraph" w:customStyle="1" w:styleId="StyleHeading3TimesNewRomanJustifiedBefore4ptAfter">
    <w:name w:val="Style Heading 3 + Times New Roman Justified Before:  4 pt After:..."/>
    <w:basedOn w:val="Heading3"/>
    <w:rsid w:val="004F457D"/>
    <w:pPr>
      <w:spacing w:after="80" w:line="312" w:lineRule="auto"/>
    </w:pPr>
    <w:rPr>
      <w:szCs w:val="20"/>
    </w:rPr>
  </w:style>
  <w:style w:type="paragraph" w:customStyle="1" w:styleId="StyleHeading4TimesNewRoman12ptBoldJustifiedBefore">
    <w:name w:val="Style Heading 4 + Times New Roman 12 pt Bold Justified Before: ..."/>
    <w:basedOn w:val="Heading4"/>
    <w:autoRedefine/>
    <w:rsid w:val="005750D2"/>
    <w:pPr>
      <w:spacing w:before="120" w:after="80" w:line="312" w:lineRule="auto"/>
    </w:pPr>
    <w:rPr>
      <w:b w:val="0"/>
      <w:bCs/>
      <w:sz w:val="24"/>
      <w:szCs w:val="20"/>
    </w:rPr>
  </w:style>
  <w:style w:type="paragraph" w:customStyle="1" w:styleId="StyleHeading2TimesNewRoman14ptJustifiedBefore4pt">
    <w:name w:val="Style Heading 2 + Times New Roman 14 pt Justified Before:  4 pt..."/>
    <w:basedOn w:val="Heading2"/>
    <w:autoRedefine/>
    <w:rsid w:val="00274D00"/>
    <w:pPr>
      <w:spacing w:before="240" w:after="80" w:line="312" w:lineRule="auto"/>
      <w:jc w:val="left"/>
    </w:pPr>
    <w:rPr>
      <w:sz w:val="28"/>
      <w:szCs w:val="20"/>
    </w:rPr>
  </w:style>
  <w:style w:type="paragraph" w:styleId="Revision">
    <w:name w:val="Revision"/>
    <w:hidden/>
    <w:uiPriority w:val="99"/>
    <w:semiHidden/>
    <w:rsid w:val="00320C61"/>
    <w:rPr>
      <w:rFonts w:ascii="VNtimes new roman" w:hAnsi="VNtimes new roman"/>
      <w:sz w:val="28"/>
      <w:szCs w:val="24"/>
    </w:rPr>
  </w:style>
  <w:style w:type="paragraph" w:styleId="NoSpacing">
    <w:name w:val="No Spacing"/>
    <w:uiPriority w:val="1"/>
    <w:qFormat/>
    <w:rsid w:val="00FD1B30"/>
    <w:pPr>
      <w:ind w:left="567" w:firstLine="720"/>
      <w:jc w:val="both"/>
    </w:pPr>
    <w:rPr>
      <w:sz w:val="24"/>
    </w:rPr>
  </w:style>
  <w:style w:type="paragraph" w:styleId="TOC6">
    <w:name w:val="toc 6"/>
    <w:basedOn w:val="Normal"/>
    <w:next w:val="Normal"/>
    <w:autoRedefine/>
    <w:unhideWhenUsed/>
    <w:rsid w:val="009E455B"/>
    <w:pPr>
      <w:ind w:left="1040"/>
      <w:jc w:val="left"/>
    </w:pPr>
    <w:rPr>
      <w:rFonts w:asciiTheme="minorHAnsi" w:hAnsiTheme="minorHAnsi" w:cstheme="minorHAnsi"/>
      <w:sz w:val="20"/>
      <w:szCs w:val="20"/>
    </w:rPr>
  </w:style>
  <w:style w:type="paragraph" w:styleId="TOC7">
    <w:name w:val="toc 7"/>
    <w:basedOn w:val="Normal"/>
    <w:next w:val="Normal"/>
    <w:autoRedefine/>
    <w:unhideWhenUsed/>
    <w:rsid w:val="009E455B"/>
    <w:pPr>
      <w:ind w:left="1300"/>
      <w:jc w:val="left"/>
    </w:pPr>
    <w:rPr>
      <w:rFonts w:asciiTheme="minorHAnsi" w:hAnsiTheme="minorHAnsi" w:cstheme="minorHAnsi"/>
      <w:sz w:val="20"/>
      <w:szCs w:val="20"/>
    </w:rPr>
  </w:style>
  <w:style w:type="paragraph" w:styleId="TOC8">
    <w:name w:val="toc 8"/>
    <w:basedOn w:val="Normal"/>
    <w:next w:val="Normal"/>
    <w:autoRedefine/>
    <w:unhideWhenUsed/>
    <w:rsid w:val="009E455B"/>
    <w:pPr>
      <w:ind w:left="1560"/>
      <w:jc w:val="left"/>
    </w:pPr>
    <w:rPr>
      <w:rFonts w:asciiTheme="minorHAnsi" w:hAnsiTheme="minorHAnsi" w:cstheme="minorHAnsi"/>
      <w:sz w:val="20"/>
      <w:szCs w:val="20"/>
    </w:rPr>
  </w:style>
  <w:style w:type="paragraph" w:styleId="TOC9">
    <w:name w:val="toc 9"/>
    <w:basedOn w:val="Normal"/>
    <w:next w:val="Normal"/>
    <w:autoRedefine/>
    <w:unhideWhenUsed/>
    <w:rsid w:val="009E455B"/>
    <w:pPr>
      <w:ind w:left="1820"/>
      <w:jc w:val="left"/>
    </w:pPr>
    <w:rPr>
      <w:rFonts w:asciiTheme="minorHAnsi" w:hAnsiTheme="minorHAnsi" w:cstheme="minorHAnsi"/>
      <w:sz w:val="20"/>
      <w:szCs w:val="20"/>
    </w:rPr>
  </w:style>
  <w:style w:type="character" w:customStyle="1" w:styleId="a-size-extra-large">
    <w:name w:val="a-size-extra-large"/>
    <w:basedOn w:val="DefaultParagraphFont"/>
    <w:rsid w:val="000061DE"/>
  </w:style>
  <w:style w:type="character" w:customStyle="1" w:styleId="a-size-large">
    <w:name w:val="a-size-large"/>
    <w:basedOn w:val="DefaultParagraphFont"/>
    <w:rsid w:val="000061DE"/>
  </w:style>
  <w:style w:type="character" w:customStyle="1" w:styleId="wixui-rich-texttext">
    <w:name w:val="wixui-rich-text__text"/>
    <w:basedOn w:val="DefaultParagraphFont"/>
    <w:rsid w:val="003D32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373501">
      <w:bodyDiv w:val="1"/>
      <w:marLeft w:val="0"/>
      <w:marRight w:val="0"/>
      <w:marTop w:val="0"/>
      <w:marBottom w:val="0"/>
      <w:divBdr>
        <w:top w:val="none" w:sz="0" w:space="0" w:color="auto"/>
        <w:left w:val="none" w:sz="0" w:space="0" w:color="auto"/>
        <w:bottom w:val="none" w:sz="0" w:space="0" w:color="auto"/>
        <w:right w:val="none" w:sz="0" w:space="0" w:color="auto"/>
      </w:divBdr>
      <w:divsChild>
        <w:div w:id="52893113">
          <w:marLeft w:val="0"/>
          <w:marRight w:val="0"/>
          <w:marTop w:val="0"/>
          <w:marBottom w:val="0"/>
          <w:divBdr>
            <w:top w:val="none" w:sz="0" w:space="0" w:color="auto"/>
            <w:left w:val="none" w:sz="0" w:space="0" w:color="auto"/>
            <w:bottom w:val="none" w:sz="0" w:space="0" w:color="auto"/>
            <w:right w:val="none" w:sz="0" w:space="0" w:color="auto"/>
          </w:divBdr>
        </w:div>
        <w:div w:id="180553050">
          <w:marLeft w:val="0"/>
          <w:marRight w:val="0"/>
          <w:marTop w:val="0"/>
          <w:marBottom w:val="0"/>
          <w:divBdr>
            <w:top w:val="none" w:sz="0" w:space="0" w:color="auto"/>
            <w:left w:val="none" w:sz="0" w:space="0" w:color="auto"/>
            <w:bottom w:val="none" w:sz="0" w:space="0" w:color="auto"/>
            <w:right w:val="none" w:sz="0" w:space="0" w:color="auto"/>
          </w:divBdr>
        </w:div>
        <w:div w:id="502356534">
          <w:marLeft w:val="0"/>
          <w:marRight w:val="0"/>
          <w:marTop w:val="0"/>
          <w:marBottom w:val="0"/>
          <w:divBdr>
            <w:top w:val="none" w:sz="0" w:space="0" w:color="auto"/>
            <w:left w:val="none" w:sz="0" w:space="0" w:color="auto"/>
            <w:bottom w:val="none" w:sz="0" w:space="0" w:color="auto"/>
            <w:right w:val="none" w:sz="0" w:space="0" w:color="auto"/>
          </w:divBdr>
        </w:div>
        <w:div w:id="1038235091">
          <w:marLeft w:val="0"/>
          <w:marRight w:val="0"/>
          <w:marTop w:val="0"/>
          <w:marBottom w:val="0"/>
          <w:divBdr>
            <w:top w:val="none" w:sz="0" w:space="0" w:color="auto"/>
            <w:left w:val="none" w:sz="0" w:space="0" w:color="auto"/>
            <w:bottom w:val="none" w:sz="0" w:space="0" w:color="auto"/>
            <w:right w:val="none" w:sz="0" w:space="0" w:color="auto"/>
          </w:divBdr>
        </w:div>
        <w:div w:id="1144783579">
          <w:marLeft w:val="0"/>
          <w:marRight w:val="0"/>
          <w:marTop w:val="0"/>
          <w:marBottom w:val="0"/>
          <w:divBdr>
            <w:top w:val="none" w:sz="0" w:space="0" w:color="auto"/>
            <w:left w:val="none" w:sz="0" w:space="0" w:color="auto"/>
            <w:bottom w:val="none" w:sz="0" w:space="0" w:color="auto"/>
            <w:right w:val="none" w:sz="0" w:space="0" w:color="auto"/>
          </w:divBdr>
        </w:div>
        <w:div w:id="1178500065">
          <w:marLeft w:val="0"/>
          <w:marRight w:val="0"/>
          <w:marTop w:val="0"/>
          <w:marBottom w:val="0"/>
          <w:divBdr>
            <w:top w:val="none" w:sz="0" w:space="0" w:color="auto"/>
            <w:left w:val="none" w:sz="0" w:space="0" w:color="auto"/>
            <w:bottom w:val="none" w:sz="0" w:space="0" w:color="auto"/>
            <w:right w:val="none" w:sz="0" w:space="0" w:color="auto"/>
          </w:divBdr>
        </w:div>
        <w:div w:id="1438476629">
          <w:marLeft w:val="0"/>
          <w:marRight w:val="0"/>
          <w:marTop w:val="0"/>
          <w:marBottom w:val="0"/>
          <w:divBdr>
            <w:top w:val="none" w:sz="0" w:space="0" w:color="auto"/>
            <w:left w:val="none" w:sz="0" w:space="0" w:color="auto"/>
            <w:bottom w:val="none" w:sz="0" w:space="0" w:color="auto"/>
            <w:right w:val="none" w:sz="0" w:space="0" w:color="auto"/>
          </w:divBdr>
        </w:div>
        <w:div w:id="1539122721">
          <w:marLeft w:val="0"/>
          <w:marRight w:val="0"/>
          <w:marTop w:val="0"/>
          <w:marBottom w:val="0"/>
          <w:divBdr>
            <w:top w:val="none" w:sz="0" w:space="0" w:color="auto"/>
            <w:left w:val="none" w:sz="0" w:space="0" w:color="auto"/>
            <w:bottom w:val="none" w:sz="0" w:space="0" w:color="auto"/>
            <w:right w:val="none" w:sz="0" w:space="0" w:color="auto"/>
          </w:divBdr>
        </w:div>
        <w:div w:id="1698965965">
          <w:marLeft w:val="0"/>
          <w:marRight w:val="0"/>
          <w:marTop w:val="0"/>
          <w:marBottom w:val="0"/>
          <w:divBdr>
            <w:top w:val="none" w:sz="0" w:space="0" w:color="auto"/>
            <w:left w:val="none" w:sz="0" w:space="0" w:color="auto"/>
            <w:bottom w:val="none" w:sz="0" w:space="0" w:color="auto"/>
            <w:right w:val="none" w:sz="0" w:space="0" w:color="auto"/>
          </w:divBdr>
        </w:div>
        <w:div w:id="1923294279">
          <w:marLeft w:val="0"/>
          <w:marRight w:val="0"/>
          <w:marTop w:val="0"/>
          <w:marBottom w:val="0"/>
          <w:divBdr>
            <w:top w:val="none" w:sz="0" w:space="0" w:color="auto"/>
            <w:left w:val="none" w:sz="0" w:space="0" w:color="auto"/>
            <w:bottom w:val="none" w:sz="0" w:space="0" w:color="auto"/>
            <w:right w:val="none" w:sz="0" w:space="0" w:color="auto"/>
          </w:divBdr>
        </w:div>
      </w:divsChild>
    </w:div>
    <w:div w:id="40785691">
      <w:bodyDiv w:val="1"/>
      <w:marLeft w:val="0"/>
      <w:marRight w:val="0"/>
      <w:marTop w:val="0"/>
      <w:marBottom w:val="0"/>
      <w:divBdr>
        <w:top w:val="none" w:sz="0" w:space="0" w:color="auto"/>
        <w:left w:val="none" w:sz="0" w:space="0" w:color="auto"/>
        <w:bottom w:val="none" w:sz="0" w:space="0" w:color="auto"/>
        <w:right w:val="none" w:sz="0" w:space="0" w:color="auto"/>
      </w:divBdr>
    </w:div>
    <w:div w:id="65955477">
      <w:bodyDiv w:val="1"/>
      <w:marLeft w:val="0"/>
      <w:marRight w:val="0"/>
      <w:marTop w:val="0"/>
      <w:marBottom w:val="0"/>
      <w:divBdr>
        <w:top w:val="none" w:sz="0" w:space="0" w:color="auto"/>
        <w:left w:val="none" w:sz="0" w:space="0" w:color="auto"/>
        <w:bottom w:val="none" w:sz="0" w:space="0" w:color="auto"/>
        <w:right w:val="none" w:sz="0" w:space="0" w:color="auto"/>
      </w:divBdr>
    </w:div>
    <w:div w:id="79959009">
      <w:bodyDiv w:val="1"/>
      <w:marLeft w:val="0"/>
      <w:marRight w:val="0"/>
      <w:marTop w:val="0"/>
      <w:marBottom w:val="0"/>
      <w:divBdr>
        <w:top w:val="none" w:sz="0" w:space="0" w:color="auto"/>
        <w:left w:val="none" w:sz="0" w:space="0" w:color="auto"/>
        <w:bottom w:val="none" w:sz="0" w:space="0" w:color="auto"/>
        <w:right w:val="none" w:sz="0" w:space="0" w:color="auto"/>
      </w:divBdr>
    </w:div>
    <w:div w:id="99959760">
      <w:bodyDiv w:val="1"/>
      <w:marLeft w:val="0"/>
      <w:marRight w:val="0"/>
      <w:marTop w:val="0"/>
      <w:marBottom w:val="0"/>
      <w:divBdr>
        <w:top w:val="none" w:sz="0" w:space="0" w:color="auto"/>
        <w:left w:val="none" w:sz="0" w:space="0" w:color="auto"/>
        <w:bottom w:val="none" w:sz="0" w:space="0" w:color="auto"/>
        <w:right w:val="none" w:sz="0" w:space="0" w:color="auto"/>
      </w:divBdr>
    </w:div>
    <w:div w:id="156925355">
      <w:bodyDiv w:val="1"/>
      <w:marLeft w:val="0"/>
      <w:marRight w:val="0"/>
      <w:marTop w:val="0"/>
      <w:marBottom w:val="0"/>
      <w:divBdr>
        <w:top w:val="none" w:sz="0" w:space="0" w:color="auto"/>
        <w:left w:val="none" w:sz="0" w:space="0" w:color="auto"/>
        <w:bottom w:val="none" w:sz="0" w:space="0" w:color="auto"/>
        <w:right w:val="none" w:sz="0" w:space="0" w:color="auto"/>
      </w:divBdr>
    </w:div>
    <w:div w:id="160705264">
      <w:bodyDiv w:val="1"/>
      <w:marLeft w:val="0"/>
      <w:marRight w:val="0"/>
      <w:marTop w:val="0"/>
      <w:marBottom w:val="0"/>
      <w:divBdr>
        <w:top w:val="none" w:sz="0" w:space="0" w:color="auto"/>
        <w:left w:val="none" w:sz="0" w:space="0" w:color="auto"/>
        <w:bottom w:val="none" w:sz="0" w:space="0" w:color="auto"/>
        <w:right w:val="none" w:sz="0" w:space="0" w:color="auto"/>
      </w:divBdr>
    </w:div>
    <w:div w:id="173226293">
      <w:bodyDiv w:val="1"/>
      <w:marLeft w:val="0"/>
      <w:marRight w:val="0"/>
      <w:marTop w:val="0"/>
      <w:marBottom w:val="0"/>
      <w:divBdr>
        <w:top w:val="none" w:sz="0" w:space="0" w:color="auto"/>
        <w:left w:val="none" w:sz="0" w:space="0" w:color="auto"/>
        <w:bottom w:val="none" w:sz="0" w:space="0" w:color="auto"/>
        <w:right w:val="none" w:sz="0" w:space="0" w:color="auto"/>
      </w:divBdr>
    </w:div>
    <w:div w:id="194271708">
      <w:bodyDiv w:val="1"/>
      <w:marLeft w:val="0"/>
      <w:marRight w:val="0"/>
      <w:marTop w:val="0"/>
      <w:marBottom w:val="0"/>
      <w:divBdr>
        <w:top w:val="none" w:sz="0" w:space="0" w:color="auto"/>
        <w:left w:val="none" w:sz="0" w:space="0" w:color="auto"/>
        <w:bottom w:val="none" w:sz="0" w:space="0" w:color="auto"/>
        <w:right w:val="none" w:sz="0" w:space="0" w:color="auto"/>
      </w:divBdr>
    </w:div>
    <w:div w:id="201133936">
      <w:bodyDiv w:val="1"/>
      <w:marLeft w:val="0"/>
      <w:marRight w:val="0"/>
      <w:marTop w:val="0"/>
      <w:marBottom w:val="0"/>
      <w:divBdr>
        <w:top w:val="none" w:sz="0" w:space="0" w:color="auto"/>
        <w:left w:val="none" w:sz="0" w:space="0" w:color="auto"/>
        <w:bottom w:val="none" w:sz="0" w:space="0" w:color="auto"/>
        <w:right w:val="none" w:sz="0" w:space="0" w:color="auto"/>
      </w:divBdr>
    </w:div>
    <w:div w:id="201476697">
      <w:bodyDiv w:val="1"/>
      <w:marLeft w:val="0"/>
      <w:marRight w:val="0"/>
      <w:marTop w:val="0"/>
      <w:marBottom w:val="0"/>
      <w:divBdr>
        <w:top w:val="none" w:sz="0" w:space="0" w:color="auto"/>
        <w:left w:val="none" w:sz="0" w:space="0" w:color="auto"/>
        <w:bottom w:val="none" w:sz="0" w:space="0" w:color="auto"/>
        <w:right w:val="none" w:sz="0" w:space="0" w:color="auto"/>
      </w:divBdr>
      <w:divsChild>
        <w:div w:id="1269578396">
          <w:marLeft w:val="0"/>
          <w:marRight w:val="0"/>
          <w:marTop w:val="0"/>
          <w:marBottom w:val="0"/>
          <w:divBdr>
            <w:top w:val="none" w:sz="0" w:space="0" w:color="auto"/>
            <w:left w:val="none" w:sz="0" w:space="0" w:color="auto"/>
            <w:bottom w:val="none" w:sz="0" w:space="0" w:color="auto"/>
            <w:right w:val="none" w:sz="0" w:space="0" w:color="auto"/>
          </w:divBdr>
        </w:div>
      </w:divsChild>
    </w:div>
    <w:div w:id="254637239">
      <w:bodyDiv w:val="1"/>
      <w:marLeft w:val="0"/>
      <w:marRight w:val="0"/>
      <w:marTop w:val="0"/>
      <w:marBottom w:val="0"/>
      <w:divBdr>
        <w:top w:val="none" w:sz="0" w:space="0" w:color="auto"/>
        <w:left w:val="none" w:sz="0" w:space="0" w:color="auto"/>
        <w:bottom w:val="none" w:sz="0" w:space="0" w:color="auto"/>
        <w:right w:val="none" w:sz="0" w:space="0" w:color="auto"/>
      </w:divBdr>
    </w:div>
    <w:div w:id="287784059">
      <w:bodyDiv w:val="1"/>
      <w:marLeft w:val="0"/>
      <w:marRight w:val="0"/>
      <w:marTop w:val="0"/>
      <w:marBottom w:val="0"/>
      <w:divBdr>
        <w:top w:val="none" w:sz="0" w:space="0" w:color="auto"/>
        <w:left w:val="none" w:sz="0" w:space="0" w:color="auto"/>
        <w:bottom w:val="none" w:sz="0" w:space="0" w:color="auto"/>
        <w:right w:val="none" w:sz="0" w:space="0" w:color="auto"/>
      </w:divBdr>
    </w:div>
    <w:div w:id="316567483">
      <w:bodyDiv w:val="1"/>
      <w:marLeft w:val="0"/>
      <w:marRight w:val="0"/>
      <w:marTop w:val="0"/>
      <w:marBottom w:val="0"/>
      <w:divBdr>
        <w:top w:val="none" w:sz="0" w:space="0" w:color="auto"/>
        <w:left w:val="none" w:sz="0" w:space="0" w:color="auto"/>
        <w:bottom w:val="none" w:sz="0" w:space="0" w:color="auto"/>
        <w:right w:val="none" w:sz="0" w:space="0" w:color="auto"/>
      </w:divBdr>
      <w:divsChild>
        <w:div w:id="1515533671">
          <w:marLeft w:val="0"/>
          <w:marRight w:val="0"/>
          <w:marTop w:val="0"/>
          <w:marBottom w:val="0"/>
          <w:divBdr>
            <w:top w:val="none" w:sz="0" w:space="0" w:color="auto"/>
            <w:left w:val="none" w:sz="0" w:space="0" w:color="auto"/>
            <w:bottom w:val="none" w:sz="0" w:space="0" w:color="auto"/>
            <w:right w:val="none" w:sz="0" w:space="0" w:color="auto"/>
          </w:divBdr>
        </w:div>
        <w:div w:id="1094714092">
          <w:marLeft w:val="0"/>
          <w:marRight w:val="0"/>
          <w:marTop w:val="0"/>
          <w:marBottom w:val="0"/>
          <w:divBdr>
            <w:top w:val="none" w:sz="0" w:space="0" w:color="auto"/>
            <w:left w:val="none" w:sz="0" w:space="0" w:color="auto"/>
            <w:bottom w:val="none" w:sz="0" w:space="0" w:color="auto"/>
            <w:right w:val="none" w:sz="0" w:space="0" w:color="auto"/>
          </w:divBdr>
        </w:div>
        <w:div w:id="526454996">
          <w:marLeft w:val="0"/>
          <w:marRight w:val="0"/>
          <w:marTop w:val="0"/>
          <w:marBottom w:val="0"/>
          <w:divBdr>
            <w:top w:val="none" w:sz="0" w:space="0" w:color="auto"/>
            <w:left w:val="none" w:sz="0" w:space="0" w:color="auto"/>
            <w:bottom w:val="none" w:sz="0" w:space="0" w:color="auto"/>
            <w:right w:val="none" w:sz="0" w:space="0" w:color="auto"/>
          </w:divBdr>
        </w:div>
      </w:divsChild>
    </w:div>
    <w:div w:id="357703373">
      <w:bodyDiv w:val="1"/>
      <w:marLeft w:val="0"/>
      <w:marRight w:val="0"/>
      <w:marTop w:val="0"/>
      <w:marBottom w:val="0"/>
      <w:divBdr>
        <w:top w:val="none" w:sz="0" w:space="0" w:color="auto"/>
        <w:left w:val="none" w:sz="0" w:space="0" w:color="auto"/>
        <w:bottom w:val="none" w:sz="0" w:space="0" w:color="auto"/>
        <w:right w:val="none" w:sz="0" w:space="0" w:color="auto"/>
      </w:divBdr>
    </w:div>
    <w:div w:id="385840030">
      <w:bodyDiv w:val="1"/>
      <w:marLeft w:val="0"/>
      <w:marRight w:val="0"/>
      <w:marTop w:val="0"/>
      <w:marBottom w:val="0"/>
      <w:divBdr>
        <w:top w:val="none" w:sz="0" w:space="0" w:color="auto"/>
        <w:left w:val="none" w:sz="0" w:space="0" w:color="auto"/>
        <w:bottom w:val="none" w:sz="0" w:space="0" w:color="auto"/>
        <w:right w:val="none" w:sz="0" w:space="0" w:color="auto"/>
      </w:divBdr>
    </w:div>
    <w:div w:id="424227602">
      <w:bodyDiv w:val="1"/>
      <w:marLeft w:val="0"/>
      <w:marRight w:val="0"/>
      <w:marTop w:val="0"/>
      <w:marBottom w:val="0"/>
      <w:divBdr>
        <w:top w:val="none" w:sz="0" w:space="0" w:color="auto"/>
        <w:left w:val="none" w:sz="0" w:space="0" w:color="auto"/>
        <w:bottom w:val="none" w:sz="0" w:space="0" w:color="auto"/>
        <w:right w:val="none" w:sz="0" w:space="0" w:color="auto"/>
      </w:divBdr>
    </w:div>
    <w:div w:id="435446657">
      <w:bodyDiv w:val="1"/>
      <w:marLeft w:val="0"/>
      <w:marRight w:val="0"/>
      <w:marTop w:val="0"/>
      <w:marBottom w:val="0"/>
      <w:divBdr>
        <w:top w:val="none" w:sz="0" w:space="0" w:color="auto"/>
        <w:left w:val="none" w:sz="0" w:space="0" w:color="auto"/>
        <w:bottom w:val="none" w:sz="0" w:space="0" w:color="auto"/>
        <w:right w:val="none" w:sz="0" w:space="0" w:color="auto"/>
      </w:divBdr>
    </w:div>
    <w:div w:id="505900591">
      <w:bodyDiv w:val="1"/>
      <w:marLeft w:val="0"/>
      <w:marRight w:val="0"/>
      <w:marTop w:val="0"/>
      <w:marBottom w:val="0"/>
      <w:divBdr>
        <w:top w:val="none" w:sz="0" w:space="0" w:color="auto"/>
        <w:left w:val="none" w:sz="0" w:space="0" w:color="auto"/>
        <w:bottom w:val="none" w:sz="0" w:space="0" w:color="auto"/>
        <w:right w:val="none" w:sz="0" w:space="0" w:color="auto"/>
      </w:divBdr>
    </w:div>
    <w:div w:id="516382059">
      <w:bodyDiv w:val="1"/>
      <w:marLeft w:val="0"/>
      <w:marRight w:val="0"/>
      <w:marTop w:val="0"/>
      <w:marBottom w:val="0"/>
      <w:divBdr>
        <w:top w:val="none" w:sz="0" w:space="0" w:color="auto"/>
        <w:left w:val="none" w:sz="0" w:space="0" w:color="auto"/>
        <w:bottom w:val="none" w:sz="0" w:space="0" w:color="auto"/>
        <w:right w:val="none" w:sz="0" w:space="0" w:color="auto"/>
      </w:divBdr>
    </w:div>
    <w:div w:id="548106428">
      <w:bodyDiv w:val="1"/>
      <w:marLeft w:val="0"/>
      <w:marRight w:val="0"/>
      <w:marTop w:val="0"/>
      <w:marBottom w:val="0"/>
      <w:divBdr>
        <w:top w:val="none" w:sz="0" w:space="0" w:color="auto"/>
        <w:left w:val="none" w:sz="0" w:space="0" w:color="auto"/>
        <w:bottom w:val="none" w:sz="0" w:space="0" w:color="auto"/>
        <w:right w:val="none" w:sz="0" w:space="0" w:color="auto"/>
      </w:divBdr>
    </w:div>
    <w:div w:id="708603829">
      <w:bodyDiv w:val="1"/>
      <w:marLeft w:val="0"/>
      <w:marRight w:val="0"/>
      <w:marTop w:val="0"/>
      <w:marBottom w:val="0"/>
      <w:divBdr>
        <w:top w:val="none" w:sz="0" w:space="0" w:color="auto"/>
        <w:left w:val="none" w:sz="0" w:space="0" w:color="auto"/>
        <w:bottom w:val="none" w:sz="0" w:space="0" w:color="auto"/>
        <w:right w:val="none" w:sz="0" w:space="0" w:color="auto"/>
      </w:divBdr>
    </w:div>
    <w:div w:id="713238700">
      <w:bodyDiv w:val="1"/>
      <w:marLeft w:val="0"/>
      <w:marRight w:val="0"/>
      <w:marTop w:val="0"/>
      <w:marBottom w:val="0"/>
      <w:divBdr>
        <w:top w:val="none" w:sz="0" w:space="0" w:color="auto"/>
        <w:left w:val="none" w:sz="0" w:space="0" w:color="auto"/>
        <w:bottom w:val="none" w:sz="0" w:space="0" w:color="auto"/>
        <w:right w:val="none" w:sz="0" w:space="0" w:color="auto"/>
      </w:divBdr>
    </w:div>
    <w:div w:id="760418795">
      <w:bodyDiv w:val="1"/>
      <w:marLeft w:val="0"/>
      <w:marRight w:val="0"/>
      <w:marTop w:val="0"/>
      <w:marBottom w:val="0"/>
      <w:divBdr>
        <w:top w:val="none" w:sz="0" w:space="0" w:color="auto"/>
        <w:left w:val="none" w:sz="0" w:space="0" w:color="auto"/>
        <w:bottom w:val="none" w:sz="0" w:space="0" w:color="auto"/>
        <w:right w:val="none" w:sz="0" w:space="0" w:color="auto"/>
      </w:divBdr>
    </w:div>
    <w:div w:id="792332354">
      <w:bodyDiv w:val="1"/>
      <w:marLeft w:val="0"/>
      <w:marRight w:val="0"/>
      <w:marTop w:val="0"/>
      <w:marBottom w:val="0"/>
      <w:divBdr>
        <w:top w:val="none" w:sz="0" w:space="0" w:color="auto"/>
        <w:left w:val="none" w:sz="0" w:space="0" w:color="auto"/>
        <w:bottom w:val="none" w:sz="0" w:space="0" w:color="auto"/>
        <w:right w:val="none" w:sz="0" w:space="0" w:color="auto"/>
      </w:divBdr>
      <w:divsChild>
        <w:div w:id="821309399">
          <w:marLeft w:val="0"/>
          <w:marRight w:val="0"/>
          <w:marTop w:val="0"/>
          <w:marBottom w:val="0"/>
          <w:divBdr>
            <w:top w:val="none" w:sz="0" w:space="0" w:color="auto"/>
            <w:left w:val="none" w:sz="0" w:space="0" w:color="auto"/>
            <w:bottom w:val="none" w:sz="0" w:space="0" w:color="auto"/>
            <w:right w:val="none" w:sz="0" w:space="0" w:color="auto"/>
          </w:divBdr>
          <w:divsChild>
            <w:div w:id="1596867146">
              <w:marLeft w:val="0"/>
              <w:marRight w:val="0"/>
              <w:marTop w:val="0"/>
              <w:marBottom w:val="0"/>
              <w:divBdr>
                <w:top w:val="none" w:sz="0" w:space="0" w:color="auto"/>
                <w:left w:val="none" w:sz="0" w:space="0" w:color="auto"/>
                <w:bottom w:val="none" w:sz="0" w:space="0" w:color="auto"/>
                <w:right w:val="none" w:sz="0" w:space="0" w:color="auto"/>
              </w:divBdr>
              <w:divsChild>
                <w:div w:id="1193610023">
                  <w:marLeft w:val="0"/>
                  <w:marRight w:val="0"/>
                  <w:marTop w:val="0"/>
                  <w:marBottom w:val="0"/>
                  <w:divBdr>
                    <w:top w:val="none" w:sz="0" w:space="0" w:color="auto"/>
                    <w:left w:val="none" w:sz="0" w:space="0" w:color="auto"/>
                    <w:bottom w:val="none" w:sz="0" w:space="0" w:color="auto"/>
                    <w:right w:val="none" w:sz="0" w:space="0" w:color="auto"/>
                  </w:divBdr>
                  <w:divsChild>
                    <w:div w:id="577256174">
                      <w:marLeft w:val="0"/>
                      <w:marRight w:val="0"/>
                      <w:marTop w:val="0"/>
                      <w:marBottom w:val="0"/>
                      <w:divBdr>
                        <w:top w:val="none" w:sz="0" w:space="0" w:color="auto"/>
                        <w:left w:val="none" w:sz="0" w:space="0" w:color="auto"/>
                        <w:bottom w:val="none" w:sz="0" w:space="0" w:color="auto"/>
                        <w:right w:val="none" w:sz="0" w:space="0" w:color="auto"/>
                      </w:divBdr>
                      <w:divsChild>
                        <w:div w:id="1203202310">
                          <w:marLeft w:val="0"/>
                          <w:marRight w:val="0"/>
                          <w:marTop w:val="0"/>
                          <w:marBottom w:val="0"/>
                          <w:divBdr>
                            <w:top w:val="none" w:sz="0" w:space="0" w:color="auto"/>
                            <w:left w:val="none" w:sz="0" w:space="0" w:color="auto"/>
                            <w:bottom w:val="none" w:sz="0" w:space="0" w:color="auto"/>
                            <w:right w:val="none" w:sz="0" w:space="0" w:color="auto"/>
                          </w:divBdr>
                          <w:divsChild>
                            <w:div w:id="79526502">
                              <w:marLeft w:val="0"/>
                              <w:marRight w:val="300"/>
                              <w:marTop w:val="180"/>
                              <w:marBottom w:val="0"/>
                              <w:divBdr>
                                <w:top w:val="none" w:sz="0" w:space="0" w:color="auto"/>
                                <w:left w:val="none" w:sz="0" w:space="0" w:color="auto"/>
                                <w:bottom w:val="none" w:sz="0" w:space="0" w:color="auto"/>
                                <w:right w:val="none" w:sz="0" w:space="0" w:color="auto"/>
                              </w:divBdr>
                              <w:divsChild>
                                <w:div w:id="89620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8689566">
          <w:marLeft w:val="0"/>
          <w:marRight w:val="0"/>
          <w:marTop w:val="0"/>
          <w:marBottom w:val="0"/>
          <w:divBdr>
            <w:top w:val="none" w:sz="0" w:space="0" w:color="auto"/>
            <w:left w:val="none" w:sz="0" w:space="0" w:color="auto"/>
            <w:bottom w:val="none" w:sz="0" w:space="0" w:color="auto"/>
            <w:right w:val="none" w:sz="0" w:space="0" w:color="auto"/>
          </w:divBdr>
          <w:divsChild>
            <w:div w:id="2038459334">
              <w:marLeft w:val="0"/>
              <w:marRight w:val="0"/>
              <w:marTop w:val="0"/>
              <w:marBottom w:val="0"/>
              <w:divBdr>
                <w:top w:val="none" w:sz="0" w:space="0" w:color="auto"/>
                <w:left w:val="none" w:sz="0" w:space="0" w:color="auto"/>
                <w:bottom w:val="none" w:sz="0" w:space="0" w:color="auto"/>
                <w:right w:val="none" w:sz="0" w:space="0" w:color="auto"/>
              </w:divBdr>
              <w:divsChild>
                <w:div w:id="920287387">
                  <w:marLeft w:val="0"/>
                  <w:marRight w:val="0"/>
                  <w:marTop w:val="0"/>
                  <w:marBottom w:val="0"/>
                  <w:divBdr>
                    <w:top w:val="none" w:sz="0" w:space="0" w:color="auto"/>
                    <w:left w:val="none" w:sz="0" w:space="0" w:color="auto"/>
                    <w:bottom w:val="none" w:sz="0" w:space="0" w:color="auto"/>
                    <w:right w:val="none" w:sz="0" w:space="0" w:color="auto"/>
                  </w:divBdr>
                  <w:divsChild>
                    <w:div w:id="1620796311">
                      <w:marLeft w:val="0"/>
                      <w:marRight w:val="0"/>
                      <w:marTop w:val="0"/>
                      <w:marBottom w:val="0"/>
                      <w:divBdr>
                        <w:top w:val="none" w:sz="0" w:space="0" w:color="auto"/>
                        <w:left w:val="none" w:sz="0" w:space="0" w:color="auto"/>
                        <w:bottom w:val="none" w:sz="0" w:space="0" w:color="auto"/>
                        <w:right w:val="none" w:sz="0" w:space="0" w:color="auto"/>
                      </w:divBdr>
                      <w:divsChild>
                        <w:div w:id="134539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5441723">
      <w:bodyDiv w:val="1"/>
      <w:marLeft w:val="0"/>
      <w:marRight w:val="0"/>
      <w:marTop w:val="0"/>
      <w:marBottom w:val="0"/>
      <w:divBdr>
        <w:top w:val="none" w:sz="0" w:space="0" w:color="auto"/>
        <w:left w:val="none" w:sz="0" w:space="0" w:color="auto"/>
        <w:bottom w:val="none" w:sz="0" w:space="0" w:color="auto"/>
        <w:right w:val="none" w:sz="0" w:space="0" w:color="auto"/>
      </w:divBdr>
    </w:div>
    <w:div w:id="802964585">
      <w:bodyDiv w:val="1"/>
      <w:marLeft w:val="0"/>
      <w:marRight w:val="0"/>
      <w:marTop w:val="0"/>
      <w:marBottom w:val="0"/>
      <w:divBdr>
        <w:top w:val="none" w:sz="0" w:space="0" w:color="auto"/>
        <w:left w:val="none" w:sz="0" w:space="0" w:color="auto"/>
        <w:bottom w:val="none" w:sz="0" w:space="0" w:color="auto"/>
        <w:right w:val="none" w:sz="0" w:space="0" w:color="auto"/>
      </w:divBdr>
    </w:div>
    <w:div w:id="869759757">
      <w:bodyDiv w:val="1"/>
      <w:marLeft w:val="0"/>
      <w:marRight w:val="0"/>
      <w:marTop w:val="0"/>
      <w:marBottom w:val="0"/>
      <w:divBdr>
        <w:top w:val="none" w:sz="0" w:space="0" w:color="auto"/>
        <w:left w:val="none" w:sz="0" w:space="0" w:color="auto"/>
        <w:bottom w:val="none" w:sz="0" w:space="0" w:color="auto"/>
        <w:right w:val="none" w:sz="0" w:space="0" w:color="auto"/>
      </w:divBdr>
    </w:div>
    <w:div w:id="910887608">
      <w:bodyDiv w:val="1"/>
      <w:marLeft w:val="0"/>
      <w:marRight w:val="0"/>
      <w:marTop w:val="0"/>
      <w:marBottom w:val="0"/>
      <w:divBdr>
        <w:top w:val="none" w:sz="0" w:space="0" w:color="auto"/>
        <w:left w:val="none" w:sz="0" w:space="0" w:color="auto"/>
        <w:bottom w:val="none" w:sz="0" w:space="0" w:color="auto"/>
        <w:right w:val="none" w:sz="0" w:space="0" w:color="auto"/>
      </w:divBdr>
    </w:div>
    <w:div w:id="918756952">
      <w:bodyDiv w:val="1"/>
      <w:marLeft w:val="0"/>
      <w:marRight w:val="0"/>
      <w:marTop w:val="0"/>
      <w:marBottom w:val="0"/>
      <w:divBdr>
        <w:top w:val="none" w:sz="0" w:space="0" w:color="auto"/>
        <w:left w:val="none" w:sz="0" w:space="0" w:color="auto"/>
        <w:bottom w:val="none" w:sz="0" w:space="0" w:color="auto"/>
        <w:right w:val="none" w:sz="0" w:space="0" w:color="auto"/>
      </w:divBdr>
      <w:divsChild>
        <w:div w:id="394083380">
          <w:marLeft w:val="0"/>
          <w:marRight w:val="0"/>
          <w:marTop w:val="0"/>
          <w:marBottom w:val="0"/>
          <w:divBdr>
            <w:top w:val="none" w:sz="0" w:space="0" w:color="auto"/>
            <w:left w:val="none" w:sz="0" w:space="0" w:color="auto"/>
            <w:bottom w:val="none" w:sz="0" w:space="0" w:color="auto"/>
            <w:right w:val="none" w:sz="0" w:space="0" w:color="auto"/>
          </w:divBdr>
        </w:div>
        <w:div w:id="662273541">
          <w:marLeft w:val="0"/>
          <w:marRight w:val="0"/>
          <w:marTop w:val="0"/>
          <w:marBottom w:val="0"/>
          <w:divBdr>
            <w:top w:val="none" w:sz="0" w:space="0" w:color="auto"/>
            <w:left w:val="none" w:sz="0" w:space="0" w:color="auto"/>
            <w:bottom w:val="none" w:sz="0" w:space="0" w:color="auto"/>
            <w:right w:val="none" w:sz="0" w:space="0" w:color="auto"/>
          </w:divBdr>
        </w:div>
        <w:div w:id="776221367">
          <w:marLeft w:val="0"/>
          <w:marRight w:val="0"/>
          <w:marTop w:val="0"/>
          <w:marBottom w:val="0"/>
          <w:divBdr>
            <w:top w:val="none" w:sz="0" w:space="0" w:color="auto"/>
            <w:left w:val="none" w:sz="0" w:space="0" w:color="auto"/>
            <w:bottom w:val="none" w:sz="0" w:space="0" w:color="auto"/>
            <w:right w:val="none" w:sz="0" w:space="0" w:color="auto"/>
          </w:divBdr>
        </w:div>
        <w:div w:id="867723586">
          <w:marLeft w:val="0"/>
          <w:marRight w:val="0"/>
          <w:marTop w:val="0"/>
          <w:marBottom w:val="0"/>
          <w:divBdr>
            <w:top w:val="none" w:sz="0" w:space="0" w:color="auto"/>
            <w:left w:val="none" w:sz="0" w:space="0" w:color="auto"/>
            <w:bottom w:val="none" w:sz="0" w:space="0" w:color="auto"/>
            <w:right w:val="none" w:sz="0" w:space="0" w:color="auto"/>
          </w:divBdr>
        </w:div>
        <w:div w:id="908924228">
          <w:marLeft w:val="0"/>
          <w:marRight w:val="0"/>
          <w:marTop w:val="0"/>
          <w:marBottom w:val="0"/>
          <w:divBdr>
            <w:top w:val="none" w:sz="0" w:space="0" w:color="auto"/>
            <w:left w:val="none" w:sz="0" w:space="0" w:color="auto"/>
            <w:bottom w:val="none" w:sz="0" w:space="0" w:color="auto"/>
            <w:right w:val="none" w:sz="0" w:space="0" w:color="auto"/>
          </w:divBdr>
        </w:div>
        <w:div w:id="964197821">
          <w:marLeft w:val="0"/>
          <w:marRight w:val="0"/>
          <w:marTop w:val="0"/>
          <w:marBottom w:val="0"/>
          <w:divBdr>
            <w:top w:val="none" w:sz="0" w:space="0" w:color="auto"/>
            <w:left w:val="none" w:sz="0" w:space="0" w:color="auto"/>
            <w:bottom w:val="none" w:sz="0" w:space="0" w:color="auto"/>
            <w:right w:val="none" w:sz="0" w:space="0" w:color="auto"/>
          </w:divBdr>
        </w:div>
        <w:div w:id="1230186903">
          <w:marLeft w:val="0"/>
          <w:marRight w:val="0"/>
          <w:marTop w:val="0"/>
          <w:marBottom w:val="0"/>
          <w:divBdr>
            <w:top w:val="none" w:sz="0" w:space="0" w:color="auto"/>
            <w:left w:val="none" w:sz="0" w:space="0" w:color="auto"/>
            <w:bottom w:val="none" w:sz="0" w:space="0" w:color="auto"/>
            <w:right w:val="none" w:sz="0" w:space="0" w:color="auto"/>
          </w:divBdr>
        </w:div>
        <w:div w:id="1418090028">
          <w:marLeft w:val="0"/>
          <w:marRight w:val="0"/>
          <w:marTop w:val="0"/>
          <w:marBottom w:val="0"/>
          <w:divBdr>
            <w:top w:val="none" w:sz="0" w:space="0" w:color="auto"/>
            <w:left w:val="none" w:sz="0" w:space="0" w:color="auto"/>
            <w:bottom w:val="none" w:sz="0" w:space="0" w:color="auto"/>
            <w:right w:val="none" w:sz="0" w:space="0" w:color="auto"/>
          </w:divBdr>
        </w:div>
        <w:div w:id="1532457377">
          <w:marLeft w:val="0"/>
          <w:marRight w:val="0"/>
          <w:marTop w:val="0"/>
          <w:marBottom w:val="0"/>
          <w:divBdr>
            <w:top w:val="none" w:sz="0" w:space="0" w:color="auto"/>
            <w:left w:val="none" w:sz="0" w:space="0" w:color="auto"/>
            <w:bottom w:val="none" w:sz="0" w:space="0" w:color="auto"/>
            <w:right w:val="none" w:sz="0" w:space="0" w:color="auto"/>
          </w:divBdr>
        </w:div>
        <w:div w:id="1622297592">
          <w:marLeft w:val="0"/>
          <w:marRight w:val="0"/>
          <w:marTop w:val="0"/>
          <w:marBottom w:val="0"/>
          <w:divBdr>
            <w:top w:val="none" w:sz="0" w:space="0" w:color="auto"/>
            <w:left w:val="none" w:sz="0" w:space="0" w:color="auto"/>
            <w:bottom w:val="none" w:sz="0" w:space="0" w:color="auto"/>
            <w:right w:val="none" w:sz="0" w:space="0" w:color="auto"/>
          </w:divBdr>
        </w:div>
        <w:div w:id="1909923851">
          <w:marLeft w:val="0"/>
          <w:marRight w:val="0"/>
          <w:marTop w:val="0"/>
          <w:marBottom w:val="0"/>
          <w:divBdr>
            <w:top w:val="none" w:sz="0" w:space="0" w:color="auto"/>
            <w:left w:val="none" w:sz="0" w:space="0" w:color="auto"/>
            <w:bottom w:val="none" w:sz="0" w:space="0" w:color="auto"/>
            <w:right w:val="none" w:sz="0" w:space="0" w:color="auto"/>
          </w:divBdr>
        </w:div>
        <w:div w:id="1963460316">
          <w:marLeft w:val="0"/>
          <w:marRight w:val="0"/>
          <w:marTop w:val="0"/>
          <w:marBottom w:val="0"/>
          <w:divBdr>
            <w:top w:val="none" w:sz="0" w:space="0" w:color="auto"/>
            <w:left w:val="none" w:sz="0" w:space="0" w:color="auto"/>
            <w:bottom w:val="none" w:sz="0" w:space="0" w:color="auto"/>
            <w:right w:val="none" w:sz="0" w:space="0" w:color="auto"/>
          </w:divBdr>
        </w:div>
      </w:divsChild>
    </w:div>
    <w:div w:id="949555748">
      <w:bodyDiv w:val="1"/>
      <w:marLeft w:val="0"/>
      <w:marRight w:val="0"/>
      <w:marTop w:val="0"/>
      <w:marBottom w:val="0"/>
      <w:divBdr>
        <w:top w:val="none" w:sz="0" w:space="0" w:color="auto"/>
        <w:left w:val="none" w:sz="0" w:space="0" w:color="auto"/>
        <w:bottom w:val="none" w:sz="0" w:space="0" w:color="auto"/>
        <w:right w:val="none" w:sz="0" w:space="0" w:color="auto"/>
      </w:divBdr>
    </w:div>
    <w:div w:id="968432774">
      <w:bodyDiv w:val="1"/>
      <w:marLeft w:val="0"/>
      <w:marRight w:val="0"/>
      <w:marTop w:val="0"/>
      <w:marBottom w:val="0"/>
      <w:divBdr>
        <w:top w:val="none" w:sz="0" w:space="0" w:color="auto"/>
        <w:left w:val="none" w:sz="0" w:space="0" w:color="auto"/>
        <w:bottom w:val="none" w:sz="0" w:space="0" w:color="auto"/>
        <w:right w:val="none" w:sz="0" w:space="0" w:color="auto"/>
      </w:divBdr>
      <w:divsChild>
        <w:div w:id="15081749">
          <w:marLeft w:val="0"/>
          <w:marRight w:val="0"/>
          <w:marTop w:val="0"/>
          <w:marBottom w:val="0"/>
          <w:divBdr>
            <w:top w:val="none" w:sz="0" w:space="0" w:color="auto"/>
            <w:left w:val="none" w:sz="0" w:space="0" w:color="auto"/>
            <w:bottom w:val="none" w:sz="0" w:space="0" w:color="auto"/>
            <w:right w:val="none" w:sz="0" w:space="0" w:color="auto"/>
          </w:divBdr>
        </w:div>
        <w:div w:id="1493987506">
          <w:marLeft w:val="0"/>
          <w:marRight w:val="0"/>
          <w:marTop w:val="0"/>
          <w:marBottom w:val="0"/>
          <w:divBdr>
            <w:top w:val="none" w:sz="0" w:space="0" w:color="auto"/>
            <w:left w:val="none" w:sz="0" w:space="0" w:color="auto"/>
            <w:bottom w:val="none" w:sz="0" w:space="0" w:color="auto"/>
            <w:right w:val="none" w:sz="0" w:space="0" w:color="auto"/>
          </w:divBdr>
        </w:div>
        <w:div w:id="1898399317">
          <w:marLeft w:val="0"/>
          <w:marRight w:val="0"/>
          <w:marTop w:val="0"/>
          <w:marBottom w:val="0"/>
          <w:divBdr>
            <w:top w:val="none" w:sz="0" w:space="0" w:color="auto"/>
            <w:left w:val="none" w:sz="0" w:space="0" w:color="auto"/>
            <w:bottom w:val="none" w:sz="0" w:space="0" w:color="auto"/>
            <w:right w:val="none" w:sz="0" w:space="0" w:color="auto"/>
          </w:divBdr>
        </w:div>
      </w:divsChild>
    </w:div>
    <w:div w:id="977683484">
      <w:bodyDiv w:val="1"/>
      <w:marLeft w:val="0"/>
      <w:marRight w:val="0"/>
      <w:marTop w:val="0"/>
      <w:marBottom w:val="0"/>
      <w:divBdr>
        <w:top w:val="none" w:sz="0" w:space="0" w:color="auto"/>
        <w:left w:val="none" w:sz="0" w:space="0" w:color="auto"/>
        <w:bottom w:val="none" w:sz="0" w:space="0" w:color="auto"/>
        <w:right w:val="none" w:sz="0" w:space="0" w:color="auto"/>
      </w:divBdr>
    </w:div>
    <w:div w:id="1017388834">
      <w:bodyDiv w:val="1"/>
      <w:marLeft w:val="0"/>
      <w:marRight w:val="0"/>
      <w:marTop w:val="0"/>
      <w:marBottom w:val="0"/>
      <w:divBdr>
        <w:top w:val="none" w:sz="0" w:space="0" w:color="auto"/>
        <w:left w:val="none" w:sz="0" w:space="0" w:color="auto"/>
        <w:bottom w:val="none" w:sz="0" w:space="0" w:color="auto"/>
        <w:right w:val="none" w:sz="0" w:space="0" w:color="auto"/>
      </w:divBdr>
    </w:div>
    <w:div w:id="1077287180">
      <w:bodyDiv w:val="1"/>
      <w:marLeft w:val="0"/>
      <w:marRight w:val="0"/>
      <w:marTop w:val="0"/>
      <w:marBottom w:val="0"/>
      <w:divBdr>
        <w:top w:val="none" w:sz="0" w:space="0" w:color="auto"/>
        <w:left w:val="none" w:sz="0" w:space="0" w:color="auto"/>
        <w:bottom w:val="none" w:sz="0" w:space="0" w:color="auto"/>
        <w:right w:val="none" w:sz="0" w:space="0" w:color="auto"/>
      </w:divBdr>
      <w:divsChild>
        <w:div w:id="1990674093">
          <w:marLeft w:val="0"/>
          <w:marRight w:val="0"/>
          <w:marTop w:val="0"/>
          <w:marBottom w:val="0"/>
          <w:divBdr>
            <w:top w:val="none" w:sz="0" w:space="0" w:color="auto"/>
            <w:left w:val="none" w:sz="0" w:space="0" w:color="auto"/>
            <w:bottom w:val="none" w:sz="0" w:space="0" w:color="auto"/>
            <w:right w:val="none" w:sz="0" w:space="0" w:color="auto"/>
          </w:divBdr>
        </w:div>
        <w:div w:id="74666126">
          <w:marLeft w:val="0"/>
          <w:marRight w:val="0"/>
          <w:marTop w:val="0"/>
          <w:marBottom w:val="0"/>
          <w:divBdr>
            <w:top w:val="none" w:sz="0" w:space="0" w:color="auto"/>
            <w:left w:val="none" w:sz="0" w:space="0" w:color="auto"/>
            <w:bottom w:val="none" w:sz="0" w:space="0" w:color="auto"/>
            <w:right w:val="none" w:sz="0" w:space="0" w:color="auto"/>
          </w:divBdr>
        </w:div>
        <w:div w:id="2095666057">
          <w:marLeft w:val="0"/>
          <w:marRight w:val="0"/>
          <w:marTop w:val="0"/>
          <w:marBottom w:val="0"/>
          <w:divBdr>
            <w:top w:val="none" w:sz="0" w:space="0" w:color="auto"/>
            <w:left w:val="none" w:sz="0" w:space="0" w:color="auto"/>
            <w:bottom w:val="none" w:sz="0" w:space="0" w:color="auto"/>
            <w:right w:val="none" w:sz="0" w:space="0" w:color="auto"/>
          </w:divBdr>
        </w:div>
        <w:div w:id="1420562355">
          <w:marLeft w:val="0"/>
          <w:marRight w:val="0"/>
          <w:marTop w:val="0"/>
          <w:marBottom w:val="0"/>
          <w:divBdr>
            <w:top w:val="none" w:sz="0" w:space="0" w:color="auto"/>
            <w:left w:val="none" w:sz="0" w:space="0" w:color="auto"/>
            <w:bottom w:val="none" w:sz="0" w:space="0" w:color="auto"/>
            <w:right w:val="none" w:sz="0" w:space="0" w:color="auto"/>
          </w:divBdr>
        </w:div>
        <w:div w:id="1243105957">
          <w:marLeft w:val="0"/>
          <w:marRight w:val="0"/>
          <w:marTop w:val="0"/>
          <w:marBottom w:val="0"/>
          <w:divBdr>
            <w:top w:val="none" w:sz="0" w:space="0" w:color="auto"/>
            <w:left w:val="none" w:sz="0" w:space="0" w:color="auto"/>
            <w:bottom w:val="none" w:sz="0" w:space="0" w:color="auto"/>
            <w:right w:val="none" w:sz="0" w:space="0" w:color="auto"/>
          </w:divBdr>
        </w:div>
      </w:divsChild>
    </w:div>
    <w:div w:id="1106459303">
      <w:bodyDiv w:val="1"/>
      <w:marLeft w:val="0"/>
      <w:marRight w:val="0"/>
      <w:marTop w:val="0"/>
      <w:marBottom w:val="0"/>
      <w:divBdr>
        <w:top w:val="none" w:sz="0" w:space="0" w:color="auto"/>
        <w:left w:val="none" w:sz="0" w:space="0" w:color="auto"/>
        <w:bottom w:val="none" w:sz="0" w:space="0" w:color="auto"/>
        <w:right w:val="none" w:sz="0" w:space="0" w:color="auto"/>
      </w:divBdr>
      <w:divsChild>
        <w:div w:id="323780260">
          <w:marLeft w:val="0"/>
          <w:marRight w:val="0"/>
          <w:marTop w:val="0"/>
          <w:marBottom w:val="0"/>
          <w:divBdr>
            <w:top w:val="none" w:sz="0" w:space="0" w:color="auto"/>
            <w:left w:val="none" w:sz="0" w:space="0" w:color="auto"/>
            <w:bottom w:val="none" w:sz="0" w:space="0" w:color="auto"/>
            <w:right w:val="none" w:sz="0" w:space="0" w:color="auto"/>
          </w:divBdr>
        </w:div>
        <w:div w:id="357317066">
          <w:marLeft w:val="0"/>
          <w:marRight w:val="0"/>
          <w:marTop w:val="0"/>
          <w:marBottom w:val="0"/>
          <w:divBdr>
            <w:top w:val="none" w:sz="0" w:space="0" w:color="auto"/>
            <w:left w:val="none" w:sz="0" w:space="0" w:color="auto"/>
            <w:bottom w:val="none" w:sz="0" w:space="0" w:color="auto"/>
            <w:right w:val="none" w:sz="0" w:space="0" w:color="auto"/>
          </w:divBdr>
        </w:div>
        <w:div w:id="361631196">
          <w:marLeft w:val="0"/>
          <w:marRight w:val="0"/>
          <w:marTop w:val="0"/>
          <w:marBottom w:val="0"/>
          <w:divBdr>
            <w:top w:val="none" w:sz="0" w:space="0" w:color="auto"/>
            <w:left w:val="none" w:sz="0" w:space="0" w:color="auto"/>
            <w:bottom w:val="none" w:sz="0" w:space="0" w:color="auto"/>
            <w:right w:val="none" w:sz="0" w:space="0" w:color="auto"/>
          </w:divBdr>
        </w:div>
        <w:div w:id="1120686425">
          <w:marLeft w:val="0"/>
          <w:marRight w:val="0"/>
          <w:marTop w:val="0"/>
          <w:marBottom w:val="0"/>
          <w:divBdr>
            <w:top w:val="none" w:sz="0" w:space="0" w:color="auto"/>
            <w:left w:val="none" w:sz="0" w:space="0" w:color="auto"/>
            <w:bottom w:val="none" w:sz="0" w:space="0" w:color="auto"/>
            <w:right w:val="none" w:sz="0" w:space="0" w:color="auto"/>
          </w:divBdr>
        </w:div>
        <w:div w:id="1957520608">
          <w:marLeft w:val="0"/>
          <w:marRight w:val="0"/>
          <w:marTop w:val="0"/>
          <w:marBottom w:val="0"/>
          <w:divBdr>
            <w:top w:val="none" w:sz="0" w:space="0" w:color="auto"/>
            <w:left w:val="none" w:sz="0" w:space="0" w:color="auto"/>
            <w:bottom w:val="none" w:sz="0" w:space="0" w:color="auto"/>
            <w:right w:val="none" w:sz="0" w:space="0" w:color="auto"/>
          </w:divBdr>
        </w:div>
      </w:divsChild>
    </w:div>
    <w:div w:id="1227229344">
      <w:bodyDiv w:val="1"/>
      <w:marLeft w:val="0"/>
      <w:marRight w:val="0"/>
      <w:marTop w:val="0"/>
      <w:marBottom w:val="0"/>
      <w:divBdr>
        <w:top w:val="none" w:sz="0" w:space="0" w:color="auto"/>
        <w:left w:val="none" w:sz="0" w:space="0" w:color="auto"/>
        <w:bottom w:val="none" w:sz="0" w:space="0" w:color="auto"/>
        <w:right w:val="none" w:sz="0" w:space="0" w:color="auto"/>
      </w:divBdr>
      <w:divsChild>
        <w:div w:id="120809181">
          <w:marLeft w:val="0"/>
          <w:marRight w:val="0"/>
          <w:marTop w:val="0"/>
          <w:marBottom w:val="0"/>
          <w:divBdr>
            <w:top w:val="none" w:sz="0" w:space="0" w:color="auto"/>
            <w:left w:val="none" w:sz="0" w:space="0" w:color="auto"/>
            <w:bottom w:val="none" w:sz="0" w:space="0" w:color="auto"/>
            <w:right w:val="none" w:sz="0" w:space="0" w:color="auto"/>
          </w:divBdr>
        </w:div>
        <w:div w:id="395200410">
          <w:marLeft w:val="0"/>
          <w:marRight w:val="0"/>
          <w:marTop w:val="0"/>
          <w:marBottom w:val="0"/>
          <w:divBdr>
            <w:top w:val="none" w:sz="0" w:space="0" w:color="auto"/>
            <w:left w:val="none" w:sz="0" w:space="0" w:color="auto"/>
            <w:bottom w:val="none" w:sz="0" w:space="0" w:color="auto"/>
            <w:right w:val="none" w:sz="0" w:space="0" w:color="auto"/>
          </w:divBdr>
        </w:div>
        <w:div w:id="435447922">
          <w:marLeft w:val="0"/>
          <w:marRight w:val="0"/>
          <w:marTop w:val="0"/>
          <w:marBottom w:val="0"/>
          <w:divBdr>
            <w:top w:val="none" w:sz="0" w:space="0" w:color="auto"/>
            <w:left w:val="none" w:sz="0" w:space="0" w:color="auto"/>
            <w:bottom w:val="none" w:sz="0" w:space="0" w:color="auto"/>
            <w:right w:val="none" w:sz="0" w:space="0" w:color="auto"/>
          </w:divBdr>
        </w:div>
        <w:div w:id="1022247246">
          <w:marLeft w:val="0"/>
          <w:marRight w:val="0"/>
          <w:marTop w:val="0"/>
          <w:marBottom w:val="0"/>
          <w:divBdr>
            <w:top w:val="none" w:sz="0" w:space="0" w:color="auto"/>
            <w:left w:val="none" w:sz="0" w:space="0" w:color="auto"/>
            <w:bottom w:val="none" w:sz="0" w:space="0" w:color="auto"/>
            <w:right w:val="none" w:sz="0" w:space="0" w:color="auto"/>
          </w:divBdr>
        </w:div>
        <w:div w:id="1056510485">
          <w:marLeft w:val="0"/>
          <w:marRight w:val="0"/>
          <w:marTop w:val="0"/>
          <w:marBottom w:val="0"/>
          <w:divBdr>
            <w:top w:val="none" w:sz="0" w:space="0" w:color="auto"/>
            <w:left w:val="none" w:sz="0" w:space="0" w:color="auto"/>
            <w:bottom w:val="none" w:sz="0" w:space="0" w:color="auto"/>
            <w:right w:val="none" w:sz="0" w:space="0" w:color="auto"/>
          </w:divBdr>
        </w:div>
        <w:div w:id="1062099826">
          <w:marLeft w:val="0"/>
          <w:marRight w:val="0"/>
          <w:marTop w:val="0"/>
          <w:marBottom w:val="0"/>
          <w:divBdr>
            <w:top w:val="none" w:sz="0" w:space="0" w:color="auto"/>
            <w:left w:val="none" w:sz="0" w:space="0" w:color="auto"/>
            <w:bottom w:val="none" w:sz="0" w:space="0" w:color="auto"/>
            <w:right w:val="none" w:sz="0" w:space="0" w:color="auto"/>
          </w:divBdr>
        </w:div>
        <w:div w:id="1078554869">
          <w:marLeft w:val="0"/>
          <w:marRight w:val="0"/>
          <w:marTop w:val="0"/>
          <w:marBottom w:val="0"/>
          <w:divBdr>
            <w:top w:val="none" w:sz="0" w:space="0" w:color="auto"/>
            <w:left w:val="none" w:sz="0" w:space="0" w:color="auto"/>
            <w:bottom w:val="none" w:sz="0" w:space="0" w:color="auto"/>
            <w:right w:val="none" w:sz="0" w:space="0" w:color="auto"/>
          </w:divBdr>
        </w:div>
        <w:div w:id="1492284480">
          <w:marLeft w:val="0"/>
          <w:marRight w:val="0"/>
          <w:marTop w:val="0"/>
          <w:marBottom w:val="0"/>
          <w:divBdr>
            <w:top w:val="none" w:sz="0" w:space="0" w:color="auto"/>
            <w:left w:val="none" w:sz="0" w:space="0" w:color="auto"/>
            <w:bottom w:val="none" w:sz="0" w:space="0" w:color="auto"/>
            <w:right w:val="none" w:sz="0" w:space="0" w:color="auto"/>
          </w:divBdr>
        </w:div>
        <w:div w:id="1515460124">
          <w:marLeft w:val="0"/>
          <w:marRight w:val="0"/>
          <w:marTop w:val="0"/>
          <w:marBottom w:val="0"/>
          <w:divBdr>
            <w:top w:val="none" w:sz="0" w:space="0" w:color="auto"/>
            <w:left w:val="none" w:sz="0" w:space="0" w:color="auto"/>
            <w:bottom w:val="none" w:sz="0" w:space="0" w:color="auto"/>
            <w:right w:val="none" w:sz="0" w:space="0" w:color="auto"/>
          </w:divBdr>
        </w:div>
        <w:div w:id="1774980744">
          <w:marLeft w:val="0"/>
          <w:marRight w:val="0"/>
          <w:marTop w:val="0"/>
          <w:marBottom w:val="0"/>
          <w:divBdr>
            <w:top w:val="none" w:sz="0" w:space="0" w:color="auto"/>
            <w:left w:val="none" w:sz="0" w:space="0" w:color="auto"/>
            <w:bottom w:val="none" w:sz="0" w:space="0" w:color="auto"/>
            <w:right w:val="none" w:sz="0" w:space="0" w:color="auto"/>
          </w:divBdr>
        </w:div>
        <w:div w:id="1945140932">
          <w:marLeft w:val="0"/>
          <w:marRight w:val="0"/>
          <w:marTop w:val="0"/>
          <w:marBottom w:val="0"/>
          <w:divBdr>
            <w:top w:val="none" w:sz="0" w:space="0" w:color="auto"/>
            <w:left w:val="none" w:sz="0" w:space="0" w:color="auto"/>
            <w:bottom w:val="none" w:sz="0" w:space="0" w:color="auto"/>
            <w:right w:val="none" w:sz="0" w:space="0" w:color="auto"/>
          </w:divBdr>
        </w:div>
        <w:div w:id="2106418702">
          <w:marLeft w:val="0"/>
          <w:marRight w:val="0"/>
          <w:marTop w:val="0"/>
          <w:marBottom w:val="0"/>
          <w:divBdr>
            <w:top w:val="none" w:sz="0" w:space="0" w:color="auto"/>
            <w:left w:val="none" w:sz="0" w:space="0" w:color="auto"/>
            <w:bottom w:val="none" w:sz="0" w:space="0" w:color="auto"/>
            <w:right w:val="none" w:sz="0" w:space="0" w:color="auto"/>
          </w:divBdr>
        </w:div>
      </w:divsChild>
    </w:div>
    <w:div w:id="1261178907">
      <w:bodyDiv w:val="1"/>
      <w:marLeft w:val="0"/>
      <w:marRight w:val="0"/>
      <w:marTop w:val="0"/>
      <w:marBottom w:val="0"/>
      <w:divBdr>
        <w:top w:val="none" w:sz="0" w:space="0" w:color="auto"/>
        <w:left w:val="none" w:sz="0" w:space="0" w:color="auto"/>
        <w:bottom w:val="none" w:sz="0" w:space="0" w:color="auto"/>
        <w:right w:val="none" w:sz="0" w:space="0" w:color="auto"/>
      </w:divBdr>
    </w:div>
    <w:div w:id="1353141825">
      <w:bodyDiv w:val="1"/>
      <w:marLeft w:val="0"/>
      <w:marRight w:val="0"/>
      <w:marTop w:val="0"/>
      <w:marBottom w:val="0"/>
      <w:divBdr>
        <w:top w:val="none" w:sz="0" w:space="0" w:color="auto"/>
        <w:left w:val="none" w:sz="0" w:space="0" w:color="auto"/>
        <w:bottom w:val="none" w:sz="0" w:space="0" w:color="auto"/>
        <w:right w:val="none" w:sz="0" w:space="0" w:color="auto"/>
      </w:divBdr>
    </w:div>
    <w:div w:id="1367802307">
      <w:bodyDiv w:val="1"/>
      <w:marLeft w:val="0"/>
      <w:marRight w:val="0"/>
      <w:marTop w:val="0"/>
      <w:marBottom w:val="0"/>
      <w:divBdr>
        <w:top w:val="none" w:sz="0" w:space="0" w:color="auto"/>
        <w:left w:val="none" w:sz="0" w:space="0" w:color="auto"/>
        <w:bottom w:val="none" w:sz="0" w:space="0" w:color="auto"/>
        <w:right w:val="none" w:sz="0" w:space="0" w:color="auto"/>
      </w:divBdr>
    </w:div>
    <w:div w:id="1386371227">
      <w:bodyDiv w:val="1"/>
      <w:marLeft w:val="0"/>
      <w:marRight w:val="0"/>
      <w:marTop w:val="0"/>
      <w:marBottom w:val="0"/>
      <w:divBdr>
        <w:top w:val="none" w:sz="0" w:space="0" w:color="auto"/>
        <w:left w:val="none" w:sz="0" w:space="0" w:color="auto"/>
        <w:bottom w:val="none" w:sz="0" w:space="0" w:color="auto"/>
        <w:right w:val="none" w:sz="0" w:space="0" w:color="auto"/>
      </w:divBdr>
    </w:div>
    <w:div w:id="1489785907">
      <w:bodyDiv w:val="1"/>
      <w:marLeft w:val="0"/>
      <w:marRight w:val="0"/>
      <w:marTop w:val="0"/>
      <w:marBottom w:val="0"/>
      <w:divBdr>
        <w:top w:val="none" w:sz="0" w:space="0" w:color="auto"/>
        <w:left w:val="none" w:sz="0" w:space="0" w:color="auto"/>
        <w:bottom w:val="none" w:sz="0" w:space="0" w:color="auto"/>
        <w:right w:val="none" w:sz="0" w:space="0" w:color="auto"/>
      </w:divBdr>
    </w:div>
    <w:div w:id="1641182086">
      <w:bodyDiv w:val="1"/>
      <w:marLeft w:val="0"/>
      <w:marRight w:val="0"/>
      <w:marTop w:val="0"/>
      <w:marBottom w:val="0"/>
      <w:divBdr>
        <w:top w:val="none" w:sz="0" w:space="0" w:color="auto"/>
        <w:left w:val="none" w:sz="0" w:space="0" w:color="auto"/>
        <w:bottom w:val="none" w:sz="0" w:space="0" w:color="auto"/>
        <w:right w:val="none" w:sz="0" w:space="0" w:color="auto"/>
      </w:divBdr>
    </w:div>
    <w:div w:id="1659571559">
      <w:bodyDiv w:val="1"/>
      <w:marLeft w:val="0"/>
      <w:marRight w:val="0"/>
      <w:marTop w:val="0"/>
      <w:marBottom w:val="0"/>
      <w:divBdr>
        <w:top w:val="none" w:sz="0" w:space="0" w:color="auto"/>
        <w:left w:val="none" w:sz="0" w:space="0" w:color="auto"/>
        <w:bottom w:val="none" w:sz="0" w:space="0" w:color="auto"/>
        <w:right w:val="none" w:sz="0" w:space="0" w:color="auto"/>
      </w:divBdr>
    </w:div>
    <w:div w:id="1663006224">
      <w:bodyDiv w:val="1"/>
      <w:marLeft w:val="0"/>
      <w:marRight w:val="0"/>
      <w:marTop w:val="0"/>
      <w:marBottom w:val="0"/>
      <w:divBdr>
        <w:top w:val="none" w:sz="0" w:space="0" w:color="auto"/>
        <w:left w:val="none" w:sz="0" w:space="0" w:color="auto"/>
        <w:bottom w:val="none" w:sz="0" w:space="0" w:color="auto"/>
        <w:right w:val="none" w:sz="0" w:space="0" w:color="auto"/>
      </w:divBdr>
    </w:div>
    <w:div w:id="1710182296">
      <w:bodyDiv w:val="1"/>
      <w:marLeft w:val="0"/>
      <w:marRight w:val="0"/>
      <w:marTop w:val="0"/>
      <w:marBottom w:val="0"/>
      <w:divBdr>
        <w:top w:val="none" w:sz="0" w:space="0" w:color="auto"/>
        <w:left w:val="none" w:sz="0" w:space="0" w:color="auto"/>
        <w:bottom w:val="none" w:sz="0" w:space="0" w:color="auto"/>
        <w:right w:val="none" w:sz="0" w:space="0" w:color="auto"/>
      </w:divBdr>
    </w:div>
    <w:div w:id="1712268407">
      <w:bodyDiv w:val="1"/>
      <w:marLeft w:val="0"/>
      <w:marRight w:val="0"/>
      <w:marTop w:val="0"/>
      <w:marBottom w:val="0"/>
      <w:divBdr>
        <w:top w:val="none" w:sz="0" w:space="0" w:color="auto"/>
        <w:left w:val="none" w:sz="0" w:space="0" w:color="auto"/>
        <w:bottom w:val="none" w:sz="0" w:space="0" w:color="auto"/>
        <w:right w:val="none" w:sz="0" w:space="0" w:color="auto"/>
      </w:divBdr>
    </w:div>
    <w:div w:id="1745372463">
      <w:bodyDiv w:val="1"/>
      <w:marLeft w:val="0"/>
      <w:marRight w:val="0"/>
      <w:marTop w:val="0"/>
      <w:marBottom w:val="0"/>
      <w:divBdr>
        <w:top w:val="none" w:sz="0" w:space="0" w:color="auto"/>
        <w:left w:val="none" w:sz="0" w:space="0" w:color="auto"/>
        <w:bottom w:val="none" w:sz="0" w:space="0" w:color="auto"/>
        <w:right w:val="none" w:sz="0" w:space="0" w:color="auto"/>
      </w:divBdr>
    </w:div>
    <w:div w:id="1751732143">
      <w:bodyDiv w:val="1"/>
      <w:marLeft w:val="0"/>
      <w:marRight w:val="0"/>
      <w:marTop w:val="0"/>
      <w:marBottom w:val="0"/>
      <w:divBdr>
        <w:top w:val="none" w:sz="0" w:space="0" w:color="auto"/>
        <w:left w:val="none" w:sz="0" w:space="0" w:color="auto"/>
        <w:bottom w:val="none" w:sz="0" w:space="0" w:color="auto"/>
        <w:right w:val="none" w:sz="0" w:space="0" w:color="auto"/>
      </w:divBdr>
    </w:div>
    <w:div w:id="1803696653">
      <w:bodyDiv w:val="1"/>
      <w:marLeft w:val="0"/>
      <w:marRight w:val="0"/>
      <w:marTop w:val="0"/>
      <w:marBottom w:val="0"/>
      <w:divBdr>
        <w:top w:val="none" w:sz="0" w:space="0" w:color="auto"/>
        <w:left w:val="none" w:sz="0" w:space="0" w:color="auto"/>
        <w:bottom w:val="none" w:sz="0" w:space="0" w:color="auto"/>
        <w:right w:val="none" w:sz="0" w:space="0" w:color="auto"/>
      </w:divBdr>
    </w:div>
    <w:div w:id="1810896606">
      <w:bodyDiv w:val="1"/>
      <w:marLeft w:val="0"/>
      <w:marRight w:val="0"/>
      <w:marTop w:val="0"/>
      <w:marBottom w:val="0"/>
      <w:divBdr>
        <w:top w:val="none" w:sz="0" w:space="0" w:color="auto"/>
        <w:left w:val="none" w:sz="0" w:space="0" w:color="auto"/>
        <w:bottom w:val="none" w:sz="0" w:space="0" w:color="auto"/>
        <w:right w:val="none" w:sz="0" w:space="0" w:color="auto"/>
      </w:divBdr>
    </w:div>
    <w:div w:id="1828129195">
      <w:bodyDiv w:val="1"/>
      <w:marLeft w:val="0"/>
      <w:marRight w:val="0"/>
      <w:marTop w:val="0"/>
      <w:marBottom w:val="0"/>
      <w:divBdr>
        <w:top w:val="none" w:sz="0" w:space="0" w:color="auto"/>
        <w:left w:val="none" w:sz="0" w:space="0" w:color="auto"/>
        <w:bottom w:val="none" w:sz="0" w:space="0" w:color="auto"/>
        <w:right w:val="none" w:sz="0" w:space="0" w:color="auto"/>
      </w:divBdr>
    </w:div>
    <w:div w:id="1847086740">
      <w:bodyDiv w:val="1"/>
      <w:marLeft w:val="0"/>
      <w:marRight w:val="0"/>
      <w:marTop w:val="0"/>
      <w:marBottom w:val="0"/>
      <w:divBdr>
        <w:top w:val="none" w:sz="0" w:space="0" w:color="auto"/>
        <w:left w:val="none" w:sz="0" w:space="0" w:color="auto"/>
        <w:bottom w:val="none" w:sz="0" w:space="0" w:color="auto"/>
        <w:right w:val="none" w:sz="0" w:space="0" w:color="auto"/>
      </w:divBdr>
    </w:div>
    <w:div w:id="1871914089">
      <w:bodyDiv w:val="1"/>
      <w:marLeft w:val="0"/>
      <w:marRight w:val="0"/>
      <w:marTop w:val="0"/>
      <w:marBottom w:val="0"/>
      <w:divBdr>
        <w:top w:val="none" w:sz="0" w:space="0" w:color="auto"/>
        <w:left w:val="none" w:sz="0" w:space="0" w:color="auto"/>
        <w:bottom w:val="none" w:sz="0" w:space="0" w:color="auto"/>
        <w:right w:val="none" w:sz="0" w:space="0" w:color="auto"/>
      </w:divBdr>
      <w:divsChild>
        <w:div w:id="1366976996">
          <w:marLeft w:val="0"/>
          <w:marRight w:val="0"/>
          <w:marTop w:val="0"/>
          <w:marBottom w:val="0"/>
          <w:divBdr>
            <w:top w:val="none" w:sz="0" w:space="0" w:color="auto"/>
            <w:left w:val="none" w:sz="0" w:space="0" w:color="auto"/>
            <w:bottom w:val="none" w:sz="0" w:space="0" w:color="auto"/>
            <w:right w:val="none" w:sz="0" w:space="0" w:color="auto"/>
          </w:divBdr>
        </w:div>
      </w:divsChild>
    </w:div>
    <w:div w:id="1883009486">
      <w:bodyDiv w:val="1"/>
      <w:marLeft w:val="0"/>
      <w:marRight w:val="0"/>
      <w:marTop w:val="0"/>
      <w:marBottom w:val="0"/>
      <w:divBdr>
        <w:top w:val="none" w:sz="0" w:space="0" w:color="auto"/>
        <w:left w:val="none" w:sz="0" w:space="0" w:color="auto"/>
        <w:bottom w:val="none" w:sz="0" w:space="0" w:color="auto"/>
        <w:right w:val="none" w:sz="0" w:space="0" w:color="auto"/>
      </w:divBdr>
      <w:divsChild>
        <w:div w:id="874653682">
          <w:marLeft w:val="0"/>
          <w:marRight w:val="0"/>
          <w:marTop w:val="0"/>
          <w:marBottom w:val="0"/>
          <w:divBdr>
            <w:top w:val="none" w:sz="0" w:space="0" w:color="auto"/>
            <w:left w:val="none" w:sz="0" w:space="0" w:color="auto"/>
            <w:bottom w:val="none" w:sz="0" w:space="0" w:color="auto"/>
            <w:right w:val="none" w:sz="0" w:space="0" w:color="auto"/>
          </w:divBdr>
        </w:div>
        <w:div w:id="97139075">
          <w:marLeft w:val="0"/>
          <w:marRight w:val="0"/>
          <w:marTop w:val="0"/>
          <w:marBottom w:val="0"/>
          <w:divBdr>
            <w:top w:val="none" w:sz="0" w:space="0" w:color="auto"/>
            <w:left w:val="none" w:sz="0" w:space="0" w:color="auto"/>
            <w:bottom w:val="none" w:sz="0" w:space="0" w:color="auto"/>
            <w:right w:val="none" w:sz="0" w:space="0" w:color="auto"/>
          </w:divBdr>
        </w:div>
      </w:divsChild>
    </w:div>
    <w:div w:id="1955557872">
      <w:bodyDiv w:val="1"/>
      <w:marLeft w:val="0"/>
      <w:marRight w:val="0"/>
      <w:marTop w:val="0"/>
      <w:marBottom w:val="0"/>
      <w:divBdr>
        <w:top w:val="none" w:sz="0" w:space="0" w:color="auto"/>
        <w:left w:val="none" w:sz="0" w:space="0" w:color="auto"/>
        <w:bottom w:val="none" w:sz="0" w:space="0" w:color="auto"/>
        <w:right w:val="none" w:sz="0" w:space="0" w:color="auto"/>
      </w:divBdr>
    </w:div>
    <w:div w:id="1999962482">
      <w:bodyDiv w:val="1"/>
      <w:marLeft w:val="0"/>
      <w:marRight w:val="0"/>
      <w:marTop w:val="0"/>
      <w:marBottom w:val="0"/>
      <w:divBdr>
        <w:top w:val="none" w:sz="0" w:space="0" w:color="auto"/>
        <w:left w:val="none" w:sz="0" w:space="0" w:color="auto"/>
        <w:bottom w:val="none" w:sz="0" w:space="0" w:color="auto"/>
        <w:right w:val="none" w:sz="0" w:space="0" w:color="auto"/>
      </w:divBdr>
    </w:div>
    <w:div w:id="2013027824">
      <w:bodyDiv w:val="1"/>
      <w:marLeft w:val="0"/>
      <w:marRight w:val="0"/>
      <w:marTop w:val="0"/>
      <w:marBottom w:val="0"/>
      <w:divBdr>
        <w:top w:val="none" w:sz="0" w:space="0" w:color="auto"/>
        <w:left w:val="none" w:sz="0" w:space="0" w:color="auto"/>
        <w:bottom w:val="none" w:sz="0" w:space="0" w:color="auto"/>
        <w:right w:val="none" w:sz="0" w:space="0" w:color="auto"/>
      </w:divBdr>
      <w:divsChild>
        <w:div w:id="1735011286">
          <w:marLeft w:val="0"/>
          <w:marRight w:val="0"/>
          <w:marTop w:val="0"/>
          <w:marBottom w:val="0"/>
          <w:divBdr>
            <w:top w:val="none" w:sz="0" w:space="0" w:color="auto"/>
            <w:left w:val="none" w:sz="0" w:space="0" w:color="auto"/>
            <w:bottom w:val="none" w:sz="0" w:space="0" w:color="auto"/>
            <w:right w:val="none" w:sz="0" w:space="0" w:color="auto"/>
          </w:divBdr>
        </w:div>
        <w:div w:id="1106117546">
          <w:marLeft w:val="0"/>
          <w:marRight w:val="0"/>
          <w:marTop w:val="0"/>
          <w:marBottom w:val="0"/>
          <w:divBdr>
            <w:top w:val="none" w:sz="0" w:space="0" w:color="auto"/>
            <w:left w:val="none" w:sz="0" w:space="0" w:color="auto"/>
            <w:bottom w:val="none" w:sz="0" w:space="0" w:color="auto"/>
            <w:right w:val="none" w:sz="0" w:space="0" w:color="auto"/>
          </w:divBdr>
        </w:div>
        <w:div w:id="1252088057">
          <w:marLeft w:val="0"/>
          <w:marRight w:val="0"/>
          <w:marTop w:val="0"/>
          <w:marBottom w:val="0"/>
          <w:divBdr>
            <w:top w:val="none" w:sz="0" w:space="0" w:color="auto"/>
            <w:left w:val="none" w:sz="0" w:space="0" w:color="auto"/>
            <w:bottom w:val="none" w:sz="0" w:space="0" w:color="auto"/>
            <w:right w:val="none" w:sz="0" w:space="0" w:color="auto"/>
          </w:divBdr>
        </w:div>
        <w:div w:id="1774781185">
          <w:marLeft w:val="0"/>
          <w:marRight w:val="0"/>
          <w:marTop w:val="0"/>
          <w:marBottom w:val="0"/>
          <w:divBdr>
            <w:top w:val="none" w:sz="0" w:space="0" w:color="auto"/>
            <w:left w:val="none" w:sz="0" w:space="0" w:color="auto"/>
            <w:bottom w:val="none" w:sz="0" w:space="0" w:color="auto"/>
            <w:right w:val="none" w:sz="0" w:space="0" w:color="auto"/>
          </w:divBdr>
        </w:div>
        <w:div w:id="885918297">
          <w:marLeft w:val="0"/>
          <w:marRight w:val="0"/>
          <w:marTop w:val="0"/>
          <w:marBottom w:val="0"/>
          <w:divBdr>
            <w:top w:val="none" w:sz="0" w:space="0" w:color="auto"/>
            <w:left w:val="none" w:sz="0" w:space="0" w:color="auto"/>
            <w:bottom w:val="none" w:sz="0" w:space="0" w:color="auto"/>
            <w:right w:val="none" w:sz="0" w:space="0" w:color="auto"/>
          </w:divBdr>
        </w:div>
      </w:divsChild>
    </w:div>
    <w:div w:id="2022195133">
      <w:bodyDiv w:val="1"/>
      <w:marLeft w:val="0"/>
      <w:marRight w:val="0"/>
      <w:marTop w:val="0"/>
      <w:marBottom w:val="0"/>
      <w:divBdr>
        <w:top w:val="none" w:sz="0" w:space="0" w:color="auto"/>
        <w:left w:val="none" w:sz="0" w:space="0" w:color="auto"/>
        <w:bottom w:val="none" w:sz="0" w:space="0" w:color="auto"/>
        <w:right w:val="none" w:sz="0" w:space="0" w:color="auto"/>
      </w:divBdr>
      <w:divsChild>
        <w:div w:id="57410907">
          <w:marLeft w:val="0"/>
          <w:marRight w:val="0"/>
          <w:marTop w:val="0"/>
          <w:marBottom w:val="0"/>
          <w:divBdr>
            <w:top w:val="none" w:sz="0" w:space="0" w:color="auto"/>
            <w:left w:val="none" w:sz="0" w:space="0" w:color="auto"/>
            <w:bottom w:val="none" w:sz="0" w:space="0" w:color="auto"/>
            <w:right w:val="none" w:sz="0" w:space="0" w:color="auto"/>
          </w:divBdr>
        </w:div>
        <w:div w:id="180898152">
          <w:marLeft w:val="0"/>
          <w:marRight w:val="0"/>
          <w:marTop w:val="0"/>
          <w:marBottom w:val="0"/>
          <w:divBdr>
            <w:top w:val="none" w:sz="0" w:space="0" w:color="auto"/>
            <w:left w:val="none" w:sz="0" w:space="0" w:color="auto"/>
            <w:bottom w:val="none" w:sz="0" w:space="0" w:color="auto"/>
            <w:right w:val="none" w:sz="0" w:space="0" w:color="auto"/>
          </w:divBdr>
        </w:div>
        <w:div w:id="248275770">
          <w:marLeft w:val="0"/>
          <w:marRight w:val="0"/>
          <w:marTop w:val="0"/>
          <w:marBottom w:val="0"/>
          <w:divBdr>
            <w:top w:val="none" w:sz="0" w:space="0" w:color="auto"/>
            <w:left w:val="none" w:sz="0" w:space="0" w:color="auto"/>
            <w:bottom w:val="none" w:sz="0" w:space="0" w:color="auto"/>
            <w:right w:val="none" w:sz="0" w:space="0" w:color="auto"/>
          </w:divBdr>
        </w:div>
        <w:div w:id="440956180">
          <w:marLeft w:val="0"/>
          <w:marRight w:val="0"/>
          <w:marTop w:val="0"/>
          <w:marBottom w:val="0"/>
          <w:divBdr>
            <w:top w:val="none" w:sz="0" w:space="0" w:color="auto"/>
            <w:left w:val="none" w:sz="0" w:space="0" w:color="auto"/>
            <w:bottom w:val="none" w:sz="0" w:space="0" w:color="auto"/>
            <w:right w:val="none" w:sz="0" w:space="0" w:color="auto"/>
          </w:divBdr>
        </w:div>
        <w:div w:id="465895457">
          <w:marLeft w:val="0"/>
          <w:marRight w:val="0"/>
          <w:marTop w:val="0"/>
          <w:marBottom w:val="0"/>
          <w:divBdr>
            <w:top w:val="none" w:sz="0" w:space="0" w:color="auto"/>
            <w:left w:val="none" w:sz="0" w:space="0" w:color="auto"/>
            <w:bottom w:val="none" w:sz="0" w:space="0" w:color="auto"/>
            <w:right w:val="none" w:sz="0" w:space="0" w:color="auto"/>
          </w:divBdr>
        </w:div>
        <w:div w:id="650209732">
          <w:marLeft w:val="0"/>
          <w:marRight w:val="0"/>
          <w:marTop w:val="0"/>
          <w:marBottom w:val="0"/>
          <w:divBdr>
            <w:top w:val="none" w:sz="0" w:space="0" w:color="auto"/>
            <w:left w:val="none" w:sz="0" w:space="0" w:color="auto"/>
            <w:bottom w:val="none" w:sz="0" w:space="0" w:color="auto"/>
            <w:right w:val="none" w:sz="0" w:space="0" w:color="auto"/>
          </w:divBdr>
        </w:div>
        <w:div w:id="667176628">
          <w:marLeft w:val="0"/>
          <w:marRight w:val="0"/>
          <w:marTop w:val="0"/>
          <w:marBottom w:val="0"/>
          <w:divBdr>
            <w:top w:val="none" w:sz="0" w:space="0" w:color="auto"/>
            <w:left w:val="none" w:sz="0" w:space="0" w:color="auto"/>
            <w:bottom w:val="none" w:sz="0" w:space="0" w:color="auto"/>
            <w:right w:val="none" w:sz="0" w:space="0" w:color="auto"/>
          </w:divBdr>
        </w:div>
        <w:div w:id="668749921">
          <w:marLeft w:val="0"/>
          <w:marRight w:val="0"/>
          <w:marTop w:val="0"/>
          <w:marBottom w:val="0"/>
          <w:divBdr>
            <w:top w:val="none" w:sz="0" w:space="0" w:color="auto"/>
            <w:left w:val="none" w:sz="0" w:space="0" w:color="auto"/>
            <w:bottom w:val="none" w:sz="0" w:space="0" w:color="auto"/>
            <w:right w:val="none" w:sz="0" w:space="0" w:color="auto"/>
          </w:divBdr>
        </w:div>
        <w:div w:id="866023040">
          <w:marLeft w:val="0"/>
          <w:marRight w:val="0"/>
          <w:marTop w:val="0"/>
          <w:marBottom w:val="0"/>
          <w:divBdr>
            <w:top w:val="none" w:sz="0" w:space="0" w:color="auto"/>
            <w:left w:val="none" w:sz="0" w:space="0" w:color="auto"/>
            <w:bottom w:val="none" w:sz="0" w:space="0" w:color="auto"/>
            <w:right w:val="none" w:sz="0" w:space="0" w:color="auto"/>
          </w:divBdr>
        </w:div>
        <w:div w:id="962266396">
          <w:marLeft w:val="0"/>
          <w:marRight w:val="0"/>
          <w:marTop w:val="0"/>
          <w:marBottom w:val="0"/>
          <w:divBdr>
            <w:top w:val="none" w:sz="0" w:space="0" w:color="auto"/>
            <w:left w:val="none" w:sz="0" w:space="0" w:color="auto"/>
            <w:bottom w:val="none" w:sz="0" w:space="0" w:color="auto"/>
            <w:right w:val="none" w:sz="0" w:space="0" w:color="auto"/>
          </w:divBdr>
        </w:div>
        <w:div w:id="1062678191">
          <w:marLeft w:val="0"/>
          <w:marRight w:val="0"/>
          <w:marTop w:val="0"/>
          <w:marBottom w:val="0"/>
          <w:divBdr>
            <w:top w:val="none" w:sz="0" w:space="0" w:color="auto"/>
            <w:left w:val="none" w:sz="0" w:space="0" w:color="auto"/>
            <w:bottom w:val="none" w:sz="0" w:space="0" w:color="auto"/>
            <w:right w:val="none" w:sz="0" w:space="0" w:color="auto"/>
          </w:divBdr>
        </w:div>
        <w:div w:id="1191797006">
          <w:marLeft w:val="0"/>
          <w:marRight w:val="0"/>
          <w:marTop w:val="0"/>
          <w:marBottom w:val="0"/>
          <w:divBdr>
            <w:top w:val="none" w:sz="0" w:space="0" w:color="auto"/>
            <w:left w:val="none" w:sz="0" w:space="0" w:color="auto"/>
            <w:bottom w:val="none" w:sz="0" w:space="0" w:color="auto"/>
            <w:right w:val="none" w:sz="0" w:space="0" w:color="auto"/>
          </w:divBdr>
        </w:div>
        <w:div w:id="1614944218">
          <w:marLeft w:val="0"/>
          <w:marRight w:val="0"/>
          <w:marTop w:val="0"/>
          <w:marBottom w:val="0"/>
          <w:divBdr>
            <w:top w:val="none" w:sz="0" w:space="0" w:color="auto"/>
            <w:left w:val="none" w:sz="0" w:space="0" w:color="auto"/>
            <w:bottom w:val="none" w:sz="0" w:space="0" w:color="auto"/>
            <w:right w:val="none" w:sz="0" w:space="0" w:color="auto"/>
          </w:divBdr>
        </w:div>
        <w:div w:id="1704282382">
          <w:marLeft w:val="0"/>
          <w:marRight w:val="0"/>
          <w:marTop w:val="0"/>
          <w:marBottom w:val="0"/>
          <w:divBdr>
            <w:top w:val="none" w:sz="0" w:space="0" w:color="auto"/>
            <w:left w:val="none" w:sz="0" w:space="0" w:color="auto"/>
            <w:bottom w:val="none" w:sz="0" w:space="0" w:color="auto"/>
            <w:right w:val="none" w:sz="0" w:space="0" w:color="auto"/>
          </w:divBdr>
        </w:div>
        <w:div w:id="1874951791">
          <w:marLeft w:val="0"/>
          <w:marRight w:val="0"/>
          <w:marTop w:val="0"/>
          <w:marBottom w:val="0"/>
          <w:divBdr>
            <w:top w:val="none" w:sz="0" w:space="0" w:color="auto"/>
            <w:left w:val="none" w:sz="0" w:space="0" w:color="auto"/>
            <w:bottom w:val="none" w:sz="0" w:space="0" w:color="auto"/>
            <w:right w:val="none" w:sz="0" w:space="0" w:color="auto"/>
          </w:divBdr>
        </w:div>
        <w:div w:id="1901090234">
          <w:marLeft w:val="0"/>
          <w:marRight w:val="0"/>
          <w:marTop w:val="0"/>
          <w:marBottom w:val="0"/>
          <w:divBdr>
            <w:top w:val="none" w:sz="0" w:space="0" w:color="auto"/>
            <w:left w:val="none" w:sz="0" w:space="0" w:color="auto"/>
            <w:bottom w:val="none" w:sz="0" w:space="0" w:color="auto"/>
            <w:right w:val="none" w:sz="0" w:space="0" w:color="auto"/>
          </w:divBdr>
        </w:div>
        <w:div w:id="1952780169">
          <w:marLeft w:val="0"/>
          <w:marRight w:val="0"/>
          <w:marTop w:val="0"/>
          <w:marBottom w:val="0"/>
          <w:divBdr>
            <w:top w:val="none" w:sz="0" w:space="0" w:color="auto"/>
            <w:left w:val="none" w:sz="0" w:space="0" w:color="auto"/>
            <w:bottom w:val="none" w:sz="0" w:space="0" w:color="auto"/>
            <w:right w:val="none" w:sz="0" w:space="0" w:color="auto"/>
          </w:divBdr>
        </w:div>
        <w:div w:id="2064253017">
          <w:marLeft w:val="0"/>
          <w:marRight w:val="0"/>
          <w:marTop w:val="0"/>
          <w:marBottom w:val="0"/>
          <w:divBdr>
            <w:top w:val="none" w:sz="0" w:space="0" w:color="auto"/>
            <w:left w:val="none" w:sz="0" w:space="0" w:color="auto"/>
            <w:bottom w:val="none" w:sz="0" w:space="0" w:color="auto"/>
            <w:right w:val="none" w:sz="0" w:space="0" w:color="auto"/>
          </w:divBdr>
        </w:div>
      </w:divsChild>
    </w:div>
    <w:div w:id="2046321913">
      <w:bodyDiv w:val="1"/>
      <w:marLeft w:val="0"/>
      <w:marRight w:val="0"/>
      <w:marTop w:val="0"/>
      <w:marBottom w:val="0"/>
      <w:divBdr>
        <w:top w:val="none" w:sz="0" w:space="0" w:color="auto"/>
        <w:left w:val="none" w:sz="0" w:space="0" w:color="auto"/>
        <w:bottom w:val="none" w:sz="0" w:space="0" w:color="auto"/>
        <w:right w:val="none" w:sz="0" w:space="0" w:color="auto"/>
      </w:divBdr>
    </w:div>
    <w:div w:id="2075006025">
      <w:bodyDiv w:val="1"/>
      <w:marLeft w:val="0"/>
      <w:marRight w:val="0"/>
      <w:marTop w:val="0"/>
      <w:marBottom w:val="0"/>
      <w:divBdr>
        <w:top w:val="none" w:sz="0" w:space="0" w:color="auto"/>
        <w:left w:val="none" w:sz="0" w:space="0" w:color="auto"/>
        <w:bottom w:val="none" w:sz="0" w:space="0" w:color="auto"/>
        <w:right w:val="none" w:sz="0" w:space="0" w:color="auto"/>
      </w:divBdr>
      <w:divsChild>
        <w:div w:id="25185555">
          <w:marLeft w:val="0"/>
          <w:marRight w:val="0"/>
          <w:marTop w:val="0"/>
          <w:marBottom w:val="0"/>
          <w:divBdr>
            <w:top w:val="none" w:sz="0" w:space="0" w:color="auto"/>
            <w:left w:val="none" w:sz="0" w:space="0" w:color="auto"/>
            <w:bottom w:val="none" w:sz="0" w:space="0" w:color="auto"/>
            <w:right w:val="none" w:sz="0" w:space="0" w:color="auto"/>
          </w:divBdr>
        </w:div>
        <w:div w:id="977106689">
          <w:marLeft w:val="0"/>
          <w:marRight w:val="0"/>
          <w:marTop w:val="0"/>
          <w:marBottom w:val="0"/>
          <w:divBdr>
            <w:top w:val="none" w:sz="0" w:space="0" w:color="auto"/>
            <w:left w:val="none" w:sz="0" w:space="0" w:color="auto"/>
            <w:bottom w:val="none" w:sz="0" w:space="0" w:color="auto"/>
            <w:right w:val="none" w:sz="0" w:space="0" w:color="auto"/>
          </w:divBdr>
        </w:div>
        <w:div w:id="1118374147">
          <w:marLeft w:val="0"/>
          <w:marRight w:val="0"/>
          <w:marTop w:val="0"/>
          <w:marBottom w:val="0"/>
          <w:divBdr>
            <w:top w:val="none" w:sz="0" w:space="0" w:color="auto"/>
            <w:left w:val="none" w:sz="0" w:space="0" w:color="auto"/>
            <w:bottom w:val="none" w:sz="0" w:space="0" w:color="auto"/>
            <w:right w:val="none" w:sz="0" w:space="0" w:color="auto"/>
          </w:divBdr>
        </w:div>
        <w:div w:id="1495025307">
          <w:marLeft w:val="0"/>
          <w:marRight w:val="0"/>
          <w:marTop w:val="0"/>
          <w:marBottom w:val="0"/>
          <w:divBdr>
            <w:top w:val="none" w:sz="0" w:space="0" w:color="auto"/>
            <w:left w:val="none" w:sz="0" w:space="0" w:color="auto"/>
            <w:bottom w:val="none" w:sz="0" w:space="0" w:color="auto"/>
            <w:right w:val="none" w:sz="0" w:space="0" w:color="auto"/>
          </w:divBdr>
        </w:div>
      </w:divsChild>
    </w:div>
    <w:div w:id="2128112679">
      <w:bodyDiv w:val="1"/>
      <w:marLeft w:val="0"/>
      <w:marRight w:val="0"/>
      <w:marTop w:val="0"/>
      <w:marBottom w:val="0"/>
      <w:divBdr>
        <w:top w:val="none" w:sz="0" w:space="0" w:color="auto"/>
        <w:left w:val="none" w:sz="0" w:space="0" w:color="auto"/>
        <w:bottom w:val="none" w:sz="0" w:space="0" w:color="auto"/>
        <w:right w:val="none" w:sz="0" w:space="0" w:color="auto"/>
      </w:divBdr>
    </w:div>
    <w:div w:id="2133548643">
      <w:bodyDiv w:val="1"/>
      <w:marLeft w:val="0"/>
      <w:marRight w:val="0"/>
      <w:marTop w:val="0"/>
      <w:marBottom w:val="0"/>
      <w:divBdr>
        <w:top w:val="none" w:sz="0" w:space="0" w:color="auto"/>
        <w:left w:val="none" w:sz="0" w:space="0" w:color="auto"/>
        <w:bottom w:val="none" w:sz="0" w:space="0" w:color="auto"/>
        <w:right w:val="none" w:sz="0" w:space="0" w:color="auto"/>
      </w:divBdr>
      <w:divsChild>
        <w:div w:id="1330864127">
          <w:marLeft w:val="0"/>
          <w:marRight w:val="0"/>
          <w:marTop w:val="0"/>
          <w:marBottom w:val="0"/>
          <w:divBdr>
            <w:top w:val="none" w:sz="0" w:space="0" w:color="auto"/>
            <w:left w:val="none" w:sz="0" w:space="0" w:color="auto"/>
            <w:bottom w:val="none" w:sz="0" w:space="0" w:color="auto"/>
            <w:right w:val="none" w:sz="0" w:space="0" w:color="auto"/>
          </w:divBdr>
        </w:div>
        <w:div w:id="1587302395">
          <w:marLeft w:val="0"/>
          <w:marRight w:val="0"/>
          <w:marTop w:val="0"/>
          <w:marBottom w:val="0"/>
          <w:divBdr>
            <w:top w:val="none" w:sz="0" w:space="0" w:color="auto"/>
            <w:left w:val="none" w:sz="0" w:space="0" w:color="auto"/>
            <w:bottom w:val="none" w:sz="0" w:space="0" w:color="auto"/>
            <w:right w:val="none" w:sz="0" w:space="0" w:color="auto"/>
          </w:divBdr>
        </w:div>
        <w:div w:id="19622237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jpeg"/><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thinhvu.com/productivity"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image" Target="media/image26.jpeg"/><Relationship Id="rId49" Type="http://schemas.microsoft.com/office/2011/relationships/people" Target="people.xml"/><Relationship Id="rId10" Type="http://schemas.openxmlformats.org/officeDocument/2006/relationships/hyperlink" Target="https://wix.com/?utm_campaign=vir_created_with"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0">
  <b:Source>
    <b:Tag>Tho08</b:Tag>
    <b:SourceType>Report</b:SourceType>
    <b:Guid>{860E41CF-16FE-4152-8EF1-DAF7790C9B74}</b:Guid>
    <b:Author>
      <b:Author>
        <b:NameList>
          <b:Person>
            <b:Last>Exploration</b:Last>
            <b:First>Thornburg</b:First>
            <b:Middle>Center for Space</b:Middle>
          </b:Person>
        </b:NameList>
      </b:Author>
    </b:Author>
    <b:Title>Why STEM Topics are Interrelated: The Importance of Interdisciplinary Studies in K-12 Education</b:Title>
    <b:Year>2008</b:Year>
    <b:RefOrder>1</b:RefOrder>
  </b:Source>
  <b:Source>
    <b:Tag>ACT17</b:Tag>
    <b:SourceType>Report</b:SourceType>
    <b:Guid>{89820746-CBBD-41CE-B11E-DDB4A55DAE44}</b:Guid>
    <b:Author>
      <b:Author>
        <b:NameList>
          <b:Person>
            <b:Last>ACT</b:Last>
          </b:Person>
        </b:NameList>
      </b:Author>
    </b:Author>
    <b:Title>STEM EDUCATION IN THE U.S</b:Title>
    <b:Year>2017</b:Year>
    <b:RefOrder>2</b:RefOrder>
  </b:Source>
  <b:Source>
    <b:Tag>VũH</b:Tag>
    <b:SourceType>Report</b:SourceType>
    <b:Guid>{2A5209EC-06D1-4D7C-B2A0-2846138F1636}</b:Guid>
    <b:Author>
      <b:Author>
        <b:NameList>
          <b:Person>
            <b:Last>Tiến</b:Last>
            <b:First>Vũ</b:First>
            <b:Middle>Hồng</b:Middle>
          </b:Person>
        </b:NameList>
      </b:Author>
    </b:Author>
    <b:Title>Một số phương pháp dạy học tích cực</b:Title>
    <b:RefOrder>3</b:RefOrder>
  </b:Source>
  <b:Source>
    <b:Tag>BỘG18</b:Tag>
    <b:SourceType>ConferenceProceedings</b:SourceType>
    <b:Guid>{FC76BB92-F4C8-426E-93A2-55D250AC31C8}</b:Guid>
    <b:Title>ĐỊNH HƢỚNG  GIÁO DỤC STEM TRONG TRƢỜNG TRUNG HỌC</b:Title>
    <b:Year>2018</b:Year>
    <b:Author>
      <b:Author>
        <b:NameList>
          <b:Person>
            <b:Last>TẠO</b:Last>
            <b:First>BỘ</b:First>
            <b:Middle>GIÁO DỤC VÀ ĐÀO</b:Middle>
          </b:Person>
        </b:NameList>
      </b:Author>
    </b:Author>
    <b:Pages>1-22</b:Pages>
    <b:RefOrder>4</b:RefOrder>
  </b:Source>
  <b:Source>
    <b:Tag>Cur15</b:Tag>
    <b:SourceType>Report</b:SourceType>
    <b:Guid>{B8617BB4-CF76-4582-B718-32652F5D5236}</b:Guid>
    <b:Author>
      <b:Author>
        <b:NameList>
          <b:Person>
            <b:Last>Council</b:Last>
            <b:First>Curriculum</b:First>
            <b:Middle>Development</b:Middle>
          </b:Person>
        </b:NameList>
      </b:Author>
    </b:Author>
    <b:Title>Promotion of STEM Education Unleashing Potential in Innovation</b:Title>
    <b:Year>2015</b:Year>
    <b:RefOrder>5</b:RefOrder>
  </b:Source>
  <b:Source>
    <b:Tag>ARe12</b:Tag>
    <b:SourceType>Book</b:SourceType>
    <b:Guid>{21998965-C17F-49EF-83F5-5F10FA3D966B}</b:Guid>
    <b:Title>STEM Education: Preparing for the Jobs of the Future</b:Title>
    <b:Year>April 2012</b:Year>
    <b:Author>
      <b:Author>
        <b:NameList>
          <b:Person>
            <b:Last>Joint Economic Committee Chairman’s Staff Senator Bob Casey</b:Last>
            <b:First>Chairman</b:First>
          </b:Person>
        </b:NameList>
      </b:Author>
    </b:Author>
    <b:RefOrder>6</b:RefOrder>
  </b:Source>
  <b:Source>
    <b:Tag>htt</b:Tag>
    <b:SourceType>Report</b:SourceType>
    <b:Guid>{61CBFD10-2E50-43A4-BDAD-428D138BFF41}</b:Guid>
    <b:Title>http://thoibaotaichinhvietnam.vn/pages/quoc-te/2015-12-08/10-quoc-gia-co-nen-khoa-hoc-ky-thuat-tien-tien-nhat-the-gioi-26818.aspx</b:Title>
    <b:RefOrder>7</b:RefOrder>
  </b:Source>
  <b:Source>
    <b:Tag>htt1</b:Tag>
    <b:SourceType>Report</b:SourceType>
    <b:Guid>{ABB933E5-F7E4-44B5-84EF-5F381F5B24ED}</b:Guid>
    <b:Title>http://truonghocketnoi.edu.vn/data/thuvien/DongPhD/hoclieu_3650611_1446867073.pdf</b:Title>
    <b:RefOrder>8</b:RefOrder>
  </b:Source>
  <b:Source>
    <b:Tag>Mar09</b:Tag>
    <b:SourceType>ConferenceProceedings</b:SourceType>
    <b:Guid>{26209597-110F-48A2-8895-80B71AC50AD6}</b:Guid>
    <b:Author>
      <b:Author>
        <b:NameList>
          <b:Person>
            <b:Last>Sanders</b:Last>
            <b:First>Mark</b:First>
          </b:Person>
        </b:NameList>
      </b:Author>
    </b:Author>
    <b:Title>STEM, STEM Education, STEMmania</b:Title>
    <b:Year>2009</b:Year>
    <b:RefOrder>9</b:RefOrder>
  </b:Source>
  <b:Source>
    <b:Tag>Ela14</b:Tag>
    <b:SourceType>Report</b:SourceType>
    <b:Guid>{7343838F-09B6-4F45-930B-EB46E6019D3D}</b:Guid>
    <b:Author>
      <b:Author>
        <b:NameList>
          <b:Person>
            <b:Last>Elaine J. Hom</b:Last>
            <b:First>LiveScience</b:First>
            <b:Middle>Contributor</b:Middle>
          </b:Person>
        </b:NameList>
      </b:Author>
    </b:Author>
    <b:Title>What is STEM Education?</b:Title>
    <b:Year>2014</b:Year>
    <b:RefOrder>10</b:RefOrder>
  </b:Source>
  <b:Source>
    <b:Tag>Aus18</b:Tag>
    <b:SourceType>Report</b:SourceType>
    <b:Guid>{2BFA6CC3-63B3-497B-ABB2-DB0803A3B2EB}</b:Guid>
    <b:Author>
      <b:Author>
        <b:NameList>
          <b:Person>
            <b:Last>Research</b:Last>
            <b:First>Australian</b:First>
            <b:Middle>Council for Educational</b:Middle>
          </b:Person>
        </b:NameList>
      </b:Author>
    </b:Author>
    <b:Title>CHALLENGES IN STEM LEARNING IN AUSTRALIAN SCHOOLS</b:Title>
    <b:Year>2018</b:Year>
    <b:RefOrder>11</b:RefOrder>
  </b:Source>
  <b:Source>
    <b:Tag>Hay09</b:Tag>
    <b:SourceType>Report</b:SourceType>
    <b:Guid>{0F34E5B3-78DE-4706-B18A-91C0D2067DBB}</b:Guid>
    <b:Author>
      <b:Author>
        <b:NameList>
          <b:Person>
            <b:Last>Hays Blaine Lantz</b:Last>
            <b:First> Jr., Ed.D</b:First>
          </b:Person>
        </b:NameList>
      </b:Author>
    </b:Author>
    <b:Title>Science, Technology, Engineering, and Mathematics (STEM) Education What Form? What Function?</b:Title>
    <b:Year>2009</b:Year>
    <b:RefOrder>12</b:RefOrder>
  </b:Source>
  <b:Source>
    <b:Tag>htt2</b:Tag>
    <b:SourceType>Report</b:SourceType>
    <b:Guid>{1AB2460A-7503-49F9-922E-ACDAC8EDE7F1}</b:Guid>
    <b:Title>https://hocvienkhampha.edu.vn/hieu-sao-cho-dung-ve-giao-duc-stem</b:Title>
    <b:RefOrder>13</b:RefOrder>
  </b:Source>
  <b:Source>
    <b:Tag>Mar161</b:Tag>
    <b:SourceType>Report</b:SourceType>
    <b:Guid>{18222F38-DD47-436F-BA1F-84CC4AD7F3CB}</b:Guid>
    <b:Author>
      <b:Author>
        <b:NameList>
          <b:Person>
            <b:Last>Windale</b:Last>
            <b:First>Mark</b:First>
          </b:Person>
        </b:NameList>
      </b:Author>
    </b:Author>
    <b:Title>“Giáo dục STEM bồi dưỡng những nhà đổi mới, sáng tạo trong tương lai”, Hội thảo Vai trò của nhà nước và các tổ chức cá nhân có liên quan trong việc xây dựng chiến lược phát triển giáo dục STEM,</b:Title>
    <b:Year>2016</b:Year>
    <b:City>Bộ Giáo dục và Đào tạo - Hội đồng Anh</b:City>
    <b:RefOrder>14</b:RefOrder>
  </b:Source>
  <b:Source>
    <b:Tag>USD071</b:Tag>
    <b:SourceType>Report</b:SourceType>
    <b:Guid>{176E8423-A194-4E06-AA8B-04BAAC668854}</b:Guid>
    <b:Author>
      <b:Author>
        <b:NameList>
          <b:Person>
            <b:Last>Education</b:Last>
            <b:First>U.S.</b:First>
            <b:Middle>Department of</b:Middle>
          </b:Person>
        </b:NameList>
      </b:Author>
    </b:Author>
    <b:Title>Report of the Academic Competitiveness Council</b:Title>
    <b:Year>2007</b:Year>
    <b:RefOrder>15</b:RefOrder>
  </b:Source>
  <b:Source>
    <b:Tag>HồS02</b:Tag>
    <b:SourceType>Report</b:SourceType>
    <b:Guid>{F74E4E41-2438-46BC-B1E0-EB26BF3A145F}</b:Guid>
    <b:Author>
      <b:Author>
        <b:NameList>
          <b:Person>
            <b:Last>biên)</b:Last>
            <b:First>Hồ</b:First>
            <b:Middle>Sĩ Đàm (Chủ</b:Middle>
          </b:Person>
        </b:NameList>
      </b:Author>
    </b:Author>
    <b:Title>Sách giáo viên Tin học </b:Title>
    <b:Year>2002</b:Year>
    <b:City>Nhà xuất bản Giáo dục và Đào tạo</b:City>
    <b:RefOrder>16</b:RefOrder>
  </b:Source>
  <b:Source>
    <b:Tag>Rod061</b:Tag>
    <b:SourceType>Report</b:SourceType>
    <b:Guid>{114EDF09-B806-4472-85A2-1406804CA46B}</b:Guid>
    <b:Author>
      <b:Author>
        <b:NameList>
          <b:Person>
            <b:Last>Rodger W. Bybee</b:Last>
            <b:First>Joseph</b:First>
            <b:Middle>A. Taylor, April Gardner, Pamela Van Scotter, Janet Carlson Powell, Anne Westbrook, and Nancy Landes</b:Middle>
          </b:Person>
        </b:NameList>
      </b:Author>
    </b:Author>
    <b:Title>The BSCS 5E Instructional Model: Origins and Effectiveness</b:Title>
    <b:Year>12 June 2006</b:Year>
    <b:City>Office of Science Education National Institutes of Health</b:City>
    <b:RefOrder>17</b:RefOrder>
  </b:Source>
</b:Sources>
</file>

<file path=customXml/itemProps1.xml><?xml version="1.0" encoding="utf-8"?>
<ds:datastoreItem xmlns:ds="http://schemas.openxmlformats.org/officeDocument/2006/customXml" ds:itemID="{7B4518FE-55DC-408B-A670-CBA905AF4B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1500</TotalTime>
  <Pages>48</Pages>
  <Words>5962</Words>
  <Characters>33984</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VKU</Company>
  <LinksUpToDate>false</LinksUpToDate>
  <CharactersWithSpaces>39867</CharactersWithSpaces>
  <SharedDoc>false</SharedDoc>
  <HLinks>
    <vt:vector size="330" baseType="variant">
      <vt:variant>
        <vt:i4>2490373</vt:i4>
      </vt:variant>
      <vt:variant>
        <vt:i4>327</vt:i4>
      </vt:variant>
      <vt:variant>
        <vt:i4>0</vt:i4>
      </vt:variant>
      <vt:variant>
        <vt:i4>5</vt:i4>
      </vt:variant>
      <vt:variant>
        <vt:lpwstr/>
      </vt:variant>
      <vt:variant>
        <vt:lpwstr>_Toc3415706</vt:lpwstr>
      </vt:variant>
      <vt:variant>
        <vt:i4>3014664</vt:i4>
      </vt:variant>
      <vt:variant>
        <vt:i4>320</vt:i4>
      </vt:variant>
      <vt:variant>
        <vt:i4>0</vt:i4>
      </vt:variant>
      <vt:variant>
        <vt:i4>5</vt:i4>
      </vt:variant>
      <vt:variant>
        <vt:lpwstr/>
      </vt:variant>
      <vt:variant>
        <vt:lpwstr>_Toc7979896</vt:lpwstr>
      </vt:variant>
      <vt:variant>
        <vt:i4>3014664</vt:i4>
      </vt:variant>
      <vt:variant>
        <vt:i4>314</vt:i4>
      </vt:variant>
      <vt:variant>
        <vt:i4>0</vt:i4>
      </vt:variant>
      <vt:variant>
        <vt:i4>5</vt:i4>
      </vt:variant>
      <vt:variant>
        <vt:lpwstr/>
      </vt:variant>
      <vt:variant>
        <vt:lpwstr>_Toc7979895</vt:lpwstr>
      </vt:variant>
      <vt:variant>
        <vt:i4>3014664</vt:i4>
      </vt:variant>
      <vt:variant>
        <vt:i4>308</vt:i4>
      </vt:variant>
      <vt:variant>
        <vt:i4>0</vt:i4>
      </vt:variant>
      <vt:variant>
        <vt:i4>5</vt:i4>
      </vt:variant>
      <vt:variant>
        <vt:lpwstr/>
      </vt:variant>
      <vt:variant>
        <vt:lpwstr>_Toc7979893</vt:lpwstr>
      </vt:variant>
      <vt:variant>
        <vt:i4>3014664</vt:i4>
      </vt:variant>
      <vt:variant>
        <vt:i4>302</vt:i4>
      </vt:variant>
      <vt:variant>
        <vt:i4>0</vt:i4>
      </vt:variant>
      <vt:variant>
        <vt:i4>5</vt:i4>
      </vt:variant>
      <vt:variant>
        <vt:lpwstr/>
      </vt:variant>
      <vt:variant>
        <vt:lpwstr>_Toc7979892</vt:lpwstr>
      </vt:variant>
      <vt:variant>
        <vt:i4>3014664</vt:i4>
      </vt:variant>
      <vt:variant>
        <vt:i4>296</vt:i4>
      </vt:variant>
      <vt:variant>
        <vt:i4>0</vt:i4>
      </vt:variant>
      <vt:variant>
        <vt:i4>5</vt:i4>
      </vt:variant>
      <vt:variant>
        <vt:lpwstr/>
      </vt:variant>
      <vt:variant>
        <vt:lpwstr>_Toc7979891</vt:lpwstr>
      </vt:variant>
      <vt:variant>
        <vt:i4>3014664</vt:i4>
      </vt:variant>
      <vt:variant>
        <vt:i4>290</vt:i4>
      </vt:variant>
      <vt:variant>
        <vt:i4>0</vt:i4>
      </vt:variant>
      <vt:variant>
        <vt:i4>5</vt:i4>
      </vt:variant>
      <vt:variant>
        <vt:lpwstr/>
      </vt:variant>
      <vt:variant>
        <vt:lpwstr>_Toc7979890</vt:lpwstr>
      </vt:variant>
      <vt:variant>
        <vt:i4>3080200</vt:i4>
      </vt:variant>
      <vt:variant>
        <vt:i4>284</vt:i4>
      </vt:variant>
      <vt:variant>
        <vt:i4>0</vt:i4>
      </vt:variant>
      <vt:variant>
        <vt:i4>5</vt:i4>
      </vt:variant>
      <vt:variant>
        <vt:lpwstr/>
      </vt:variant>
      <vt:variant>
        <vt:lpwstr>_Toc7979889</vt:lpwstr>
      </vt:variant>
      <vt:variant>
        <vt:i4>3080200</vt:i4>
      </vt:variant>
      <vt:variant>
        <vt:i4>278</vt:i4>
      </vt:variant>
      <vt:variant>
        <vt:i4>0</vt:i4>
      </vt:variant>
      <vt:variant>
        <vt:i4>5</vt:i4>
      </vt:variant>
      <vt:variant>
        <vt:lpwstr/>
      </vt:variant>
      <vt:variant>
        <vt:lpwstr>_Toc7979888</vt:lpwstr>
      </vt:variant>
      <vt:variant>
        <vt:i4>3080200</vt:i4>
      </vt:variant>
      <vt:variant>
        <vt:i4>272</vt:i4>
      </vt:variant>
      <vt:variant>
        <vt:i4>0</vt:i4>
      </vt:variant>
      <vt:variant>
        <vt:i4>5</vt:i4>
      </vt:variant>
      <vt:variant>
        <vt:lpwstr/>
      </vt:variant>
      <vt:variant>
        <vt:lpwstr>_Toc7979887</vt:lpwstr>
      </vt:variant>
      <vt:variant>
        <vt:i4>3080200</vt:i4>
      </vt:variant>
      <vt:variant>
        <vt:i4>266</vt:i4>
      </vt:variant>
      <vt:variant>
        <vt:i4>0</vt:i4>
      </vt:variant>
      <vt:variant>
        <vt:i4>5</vt:i4>
      </vt:variant>
      <vt:variant>
        <vt:lpwstr/>
      </vt:variant>
      <vt:variant>
        <vt:lpwstr>_Toc7979886</vt:lpwstr>
      </vt:variant>
      <vt:variant>
        <vt:i4>3080200</vt:i4>
      </vt:variant>
      <vt:variant>
        <vt:i4>260</vt:i4>
      </vt:variant>
      <vt:variant>
        <vt:i4>0</vt:i4>
      </vt:variant>
      <vt:variant>
        <vt:i4>5</vt:i4>
      </vt:variant>
      <vt:variant>
        <vt:lpwstr/>
      </vt:variant>
      <vt:variant>
        <vt:lpwstr>_Toc7979885</vt:lpwstr>
      </vt:variant>
      <vt:variant>
        <vt:i4>3080200</vt:i4>
      </vt:variant>
      <vt:variant>
        <vt:i4>254</vt:i4>
      </vt:variant>
      <vt:variant>
        <vt:i4>0</vt:i4>
      </vt:variant>
      <vt:variant>
        <vt:i4>5</vt:i4>
      </vt:variant>
      <vt:variant>
        <vt:lpwstr/>
      </vt:variant>
      <vt:variant>
        <vt:lpwstr>_Toc7979884</vt:lpwstr>
      </vt:variant>
      <vt:variant>
        <vt:i4>3080200</vt:i4>
      </vt:variant>
      <vt:variant>
        <vt:i4>248</vt:i4>
      </vt:variant>
      <vt:variant>
        <vt:i4>0</vt:i4>
      </vt:variant>
      <vt:variant>
        <vt:i4>5</vt:i4>
      </vt:variant>
      <vt:variant>
        <vt:lpwstr/>
      </vt:variant>
      <vt:variant>
        <vt:lpwstr>_Toc7979883</vt:lpwstr>
      </vt:variant>
      <vt:variant>
        <vt:i4>3080200</vt:i4>
      </vt:variant>
      <vt:variant>
        <vt:i4>242</vt:i4>
      </vt:variant>
      <vt:variant>
        <vt:i4>0</vt:i4>
      </vt:variant>
      <vt:variant>
        <vt:i4>5</vt:i4>
      </vt:variant>
      <vt:variant>
        <vt:lpwstr/>
      </vt:variant>
      <vt:variant>
        <vt:lpwstr>_Toc7979882</vt:lpwstr>
      </vt:variant>
      <vt:variant>
        <vt:i4>3080200</vt:i4>
      </vt:variant>
      <vt:variant>
        <vt:i4>236</vt:i4>
      </vt:variant>
      <vt:variant>
        <vt:i4>0</vt:i4>
      </vt:variant>
      <vt:variant>
        <vt:i4>5</vt:i4>
      </vt:variant>
      <vt:variant>
        <vt:lpwstr/>
      </vt:variant>
      <vt:variant>
        <vt:lpwstr>_Toc7979881</vt:lpwstr>
      </vt:variant>
      <vt:variant>
        <vt:i4>3080200</vt:i4>
      </vt:variant>
      <vt:variant>
        <vt:i4>230</vt:i4>
      </vt:variant>
      <vt:variant>
        <vt:i4>0</vt:i4>
      </vt:variant>
      <vt:variant>
        <vt:i4>5</vt:i4>
      </vt:variant>
      <vt:variant>
        <vt:lpwstr/>
      </vt:variant>
      <vt:variant>
        <vt:lpwstr>_Toc7979880</vt:lpwstr>
      </vt:variant>
      <vt:variant>
        <vt:i4>2097160</vt:i4>
      </vt:variant>
      <vt:variant>
        <vt:i4>224</vt:i4>
      </vt:variant>
      <vt:variant>
        <vt:i4>0</vt:i4>
      </vt:variant>
      <vt:variant>
        <vt:i4>5</vt:i4>
      </vt:variant>
      <vt:variant>
        <vt:lpwstr/>
      </vt:variant>
      <vt:variant>
        <vt:lpwstr>_Toc7979879</vt:lpwstr>
      </vt:variant>
      <vt:variant>
        <vt:i4>2097160</vt:i4>
      </vt:variant>
      <vt:variant>
        <vt:i4>218</vt:i4>
      </vt:variant>
      <vt:variant>
        <vt:i4>0</vt:i4>
      </vt:variant>
      <vt:variant>
        <vt:i4>5</vt:i4>
      </vt:variant>
      <vt:variant>
        <vt:lpwstr/>
      </vt:variant>
      <vt:variant>
        <vt:lpwstr>_Toc7979875</vt:lpwstr>
      </vt:variant>
      <vt:variant>
        <vt:i4>2097160</vt:i4>
      </vt:variant>
      <vt:variant>
        <vt:i4>212</vt:i4>
      </vt:variant>
      <vt:variant>
        <vt:i4>0</vt:i4>
      </vt:variant>
      <vt:variant>
        <vt:i4>5</vt:i4>
      </vt:variant>
      <vt:variant>
        <vt:lpwstr/>
      </vt:variant>
      <vt:variant>
        <vt:lpwstr>_Toc7979874</vt:lpwstr>
      </vt:variant>
      <vt:variant>
        <vt:i4>2097160</vt:i4>
      </vt:variant>
      <vt:variant>
        <vt:i4>206</vt:i4>
      </vt:variant>
      <vt:variant>
        <vt:i4>0</vt:i4>
      </vt:variant>
      <vt:variant>
        <vt:i4>5</vt:i4>
      </vt:variant>
      <vt:variant>
        <vt:lpwstr/>
      </vt:variant>
      <vt:variant>
        <vt:lpwstr>_Toc7979873</vt:lpwstr>
      </vt:variant>
      <vt:variant>
        <vt:i4>2097160</vt:i4>
      </vt:variant>
      <vt:variant>
        <vt:i4>200</vt:i4>
      </vt:variant>
      <vt:variant>
        <vt:i4>0</vt:i4>
      </vt:variant>
      <vt:variant>
        <vt:i4>5</vt:i4>
      </vt:variant>
      <vt:variant>
        <vt:lpwstr/>
      </vt:variant>
      <vt:variant>
        <vt:lpwstr>_Toc7979872</vt:lpwstr>
      </vt:variant>
      <vt:variant>
        <vt:i4>2097160</vt:i4>
      </vt:variant>
      <vt:variant>
        <vt:i4>194</vt:i4>
      </vt:variant>
      <vt:variant>
        <vt:i4>0</vt:i4>
      </vt:variant>
      <vt:variant>
        <vt:i4>5</vt:i4>
      </vt:variant>
      <vt:variant>
        <vt:lpwstr/>
      </vt:variant>
      <vt:variant>
        <vt:lpwstr>_Toc7979871</vt:lpwstr>
      </vt:variant>
      <vt:variant>
        <vt:i4>2097160</vt:i4>
      </vt:variant>
      <vt:variant>
        <vt:i4>188</vt:i4>
      </vt:variant>
      <vt:variant>
        <vt:i4>0</vt:i4>
      </vt:variant>
      <vt:variant>
        <vt:i4>5</vt:i4>
      </vt:variant>
      <vt:variant>
        <vt:lpwstr/>
      </vt:variant>
      <vt:variant>
        <vt:lpwstr>_Toc7979870</vt:lpwstr>
      </vt:variant>
      <vt:variant>
        <vt:i4>2162696</vt:i4>
      </vt:variant>
      <vt:variant>
        <vt:i4>182</vt:i4>
      </vt:variant>
      <vt:variant>
        <vt:i4>0</vt:i4>
      </vt:variant>
      <vt:variant>
        <vt:i4>5</vt:i4>
      </vt:variant>
      <vt:variant>
        <vt:lpwstr/>
      </vt:variant>
      <vt:variant>
        <vt:lpwstr>_Toc7979869</vt:lpwstr>
      </vt:variant>
      <vt:variant>
        <vt:i4>2162696</vt:i4>
      </vt:variant>
      <vt:variant>
        <vt:i4>176</vt:i4>
      </vt:variant>
      <vt:variant>
        <vt:i4>0</vt:i4>
      </vt:variant>
      <vt:variant>
        <vt:i4>5</vt:i4>
      </vt:variant>
      <vt:variant>
        <vt:lpwstr/>
      </vt:variant>
      <vt:variant>
        <vt:lpwstr>_Toc7979868</vt:lpwstr>
      </vt:variant>
      <vt:variant>
        <vt:i4>2162696</vt:i4>
      </vt:variant>
      <vt:variant>
        <vt:i4>170</vt:i4>
      </vt:variant>
      <vt:variant>
        <vt:i4>0</vt:i4>
      </vt:variant>
      <vt:variant>
        <vt:i4>5</vt:i4>
      </vt:variant>
      <vt:variant>
        <vt:lpwstr/>
      </vt:variant>
      <vt:variant>
        <vt:lpwstr>_Toc7979867</vt:lpwstr>
      </vt:variant>
      <vt:variant>
        <vt:i4>2162696</vt:i4>
      </vt:variant>
      <vt:variant>
        <vt:i4>164</vt:i4>
      </vt:variant>
      <vt:variant>
        <vt:i4>0</vt:i4>
      </vt:variant>
      <vt:variant>
        <vt:i4>5</vt:i4>
      </vt:variant>
      <vt:variant>
        <vt:lpwstr/>
      </vt:variant>
      <vt:variant>
        <vt:lpwstr>_Toc7979866</vt:lpwstr>
      </vt:variant>
      <vt:variant>
        <vt:i4>2162696</vt:i4>
      </vt:variant>
      <vt:variant>
        <vt:i4>158</vt:i4>
      </vt:variant>
      <vt:variant>
        <vt:i4>0</vt:i4>
      </vt:variant>
      <vt:variant>
        <vt:i4>5</vt:i4>
      </vt:variant>
      <vt:variant>
        <vt:lpwstr/>
      </vt:variant>
      <vt:variant>
        <vt:lpwstr>_Toc7979865</vt:lpwstr>
      </vt:variant>
      <vt:variant>
        <vt:i4>2162696</vt:i4>
      </vt:variant>
      <vt:variant>
        <vt:i4>152</vt:i4>
      </vt:variant>
      <vt:variant>
        <vt:i4>0</vt:i4>
      </vt:variant>
      <vt:variant>
        <vt:i4>5</vt:i4>
      </vt:variant>
      <vt:variant>
        <vt:lpwstr/>
      </vt:variant>
      <vt:variant>
        <vt:lpwstr>_Toc7979864</vt:lpwstr>
      </vt:variant>
      <vt:variant>
        <vt:i4>2162696</vt:i4>
      </vt:variant>
      <vt:variant>
        <vt:i4>146</vt:i4>
      </vt:variant>
      <vt:variant>
        <vt:i4>0</vt:i4>
      </vt:variant>
      <vt:variant>
        <vt:i4>5</vt:i4>
      </vt:variant>
      <vt:variant>
        <vt:lpwstr/>
      </vt:variant>
      <vt:variant>
        <vt:lpwstr>_Toc7979863</vt:lpwstr>
      </vt:variant>
      <vt:variant>
        <vt:i4>2162696</vt:i4>
      </vt:variant>
      <vt:variant>
        <vt:i4>140</vt:i4>
      </vt:variant>
      <vt:variant>
        <vt:i4>0</vt:i4>
      </vt:variant>
      <vt:variant>
        <vt:i4>5</vt:i4>
      </vt:variant>
      <vt:variant>
        <vt:lpwstr/>
      </vt:variant>
      <vt:variant>
        <vt:lpwstr>_Toc7979862</vt:lpwstr>
      </vt:variant>
      <vt:variant>
        <vt:i4>2162696</vt:i4>
      </vt:variant>
      <vt:variant>
        <vt:i4>134</vt:i4>
      </vt:variant>
      <vt:variant>
        <vt:i4>0</vt:i4>
      </vt:variant>
      <vt:variant>
        <vt:i4>5</vt:i4>
      </vt:variant>
      <vt:variant>
        <vt:lpwstr/>
      </vt:variant>
      <vt:variant>
        <vt:lpwstr>_Toc7979861</vt:lpwstr>
      </vt:variant>
      <vt:variant>
        <vt:i4>2162696</vt:i4>
      </vt:variant>
      <vt:variant>
        <vt:i4>128</vt:i4>
      </vt:variant>
      <vt:variant>
        <vt:i4>0</vt:i4>
      </vt:variant>
      <vt:variant>
        <vt:i4>5</vt:i4>
      </vt:variant>
      <vt:variant>
        <vt:lpwstr/>
      </vt:variant>
      <vt:variant>
        <vt:lpwstr>_Toc7979860</vt:lpwstr>
      </vt:variant>
      <vt:variant>
        <vt:i4>2228232</vt:i4>
      </vt:variant>
      <vt:variant>
        <vt:i4>122</vt:i4>
      </vt:variant>
      <vt:variant>
        <vt:i4>0</vt:i4>
      </vt:variant>
      <vt:variant>
        <vt:i4>5</vt:i4>
      </vt:variant>
      <vt:variant>
        <vt:lpwstr/>
      </vt:variant>
      <vt:variant>
        <vt:lpwstr>_Toc7979859</vt:lpwstr>
      </vt:variant>
      <vt:variant>
        <vt:i4>2228232</vt:i4>
      </vt:variant>
      <vt:variant>
        <vt:i4>116</vt:i4>
      </vt:variant>
      <vt:variant>
        <vt:i4>0</vt:i4>
      </vt:variant>
      <vt:variant>
        <vt:i4>5</vt:i4>
      </vt:variant>
      <vt:variant>
        <vt:lpwstr/>
      </vt:variant>
      <vt:variant>
        <vt:lpwstr>_Toc7979858</vt:lpwstr>
      </vt:variant>
      <vt:variant>
        <vt:i4>2228232</vt:i4>
      </vt:variant>
      <vt:variant>
        <vt:i4>110</vt:i4>
      </vt:variant>
      <vt:variant>
        <vt:i4>0</vt:i4>
      </vt:variant>
      <vt:variant>
        <vt:i4>5</vt:i4>
      </vt:variant>
      <vt:variant>
        <vt:lpwstr/>
      </vt:variant>
      <vt:variant>
        <vt:lpwstr>_Toc7979857</vt:lpwstr>
      </vt:variant>
      <vt:variant>
        <vt:i4>2228232</vt:i4>
      </vt:variant>
      <vt:variant>
        <vt:i4>104</vt:i4>
      </vt:variant>
      <vt:variant>
        <vt:i4>0</vt:i4>
      </vt:variant>
      <vt:variant>
        <vt:i4>5</vt:i4>
      </vt:variant>
      <vt:variant>
        <vt:lpwstr/>
      </vt:variant>
      <vt:variant>
        <vt:lpwstr>_Toc7979856</vt:lpwstr>
      </vt:variant>
      <vt:variant>
        <vt:i4>2228232</vt:i4>
      </vt:variant>
      <vt:variant>
        <vt:i4>98</vt:i4>
      </vt:variant>
      <vt:variant>
        <vt:i4>0</vt:i4>
      </vt:variant>
      <vt:variant>
        <vt:i4>5</vt:i4>
      </vt:variant>
      <vt:variant>
        <vt:lpwstr/>
      </vt:variant>
      <vt:variant>
        <vt:lpwstr>_Toc7979855</vt:lpwstr>
      </vt:variant>
      <vt:variant>
        <vt:i4>2228232</vt:i4>
      </vt:variant>
      <vt:variant>
        <vt:i4>92</vt:i4>
      </vt:variant>
      <vt:variant>
        <vt:i4>0</vt:i4>
      </vt:variant>
      <vt:variant>
        <vt:i4>5</vt:i4>
      </vt:variant>
      <vt:variant>
        <vt:lpwstr/>
      </vt:variant>
      <vt:variant>
        <vt:lpwstr>_Toc7979854</vt:lpwstr>
      </vt:variant>
      <vt:variant>
        <vt:i4>2228232</vt:i4>
      </vt:variant>
      <vt:variant>
        <vt:i4>86</vt:i4>
      </vt:variant>
      <vt:variant>
        <vt:i4>0</vt:i4>
      </vt:variant>
      <vt:variant>
        <vt:i4>5</vt:i4>
      </vt:variant>
      <vt:variant>
        <vt:lpwstr/>
      </vt:variant>
      <vt:variant>
        <vt:lpwstr>_Toc7979853</vt:lpwstr>
      </vt:variant>
      <vt:variant>
        <vt:i4>2228232</vt:i4>
      </vt:variant>
      <vt:variant>
        <vt:i4>80</vt:i4>
      </vt:variant>
      <vt:variant>
        <vt:i4>0</vt:i4>
      </vt:variant>
      <vt:variant>
        <vt:i4>5</vt:i4>
      </vt:variant>
      <vt:variant>
        <vt:lpwstr/>
      </vt:variant>
      <vt:variant>
        <vt:lpwstr>_Toc7979852</vt:lpwstr>
      </vt:variant>
      <vt:variant>
        <vt:i4>2228232</vt:i4>
      </vt:variant>
      <vt:variant>
        <vt:i4>74</vt:i4>
      </vt:variant>
      <vt:variant>
        <vt:i4>0</vt:i4>
      </vt:variant>
      <vt:variant>
        <vt:i4>5</vt:i4>
      </vt:variant>
      <vt:variant>
        <vt:lpwstr/>
      </vt:variant>
      <vt:variant>
        <vt:lpwstr>_Toc7979851</vt:lpwstr>
      </vt:variant>
      <vt:variant>
        <vt:i4>2228232</vt:i4>
      </vt:variant>
      <vt:variant>
        <vt:i4>68</vt:i4>
      </vt:variant>
      <vt:variant>
        <vt:i4>0</vt:i4>
      </vt:variant>
      <vt:variant>
        <vt:i4>5</vt:i4>
      </vt:variant>
      <vt:variant>
        <vt:lpwstr/>
      </vt:variant>
      <vt:variant>
        <vt:lpwstr>_Toc7979850</vt:lpwstr>
      </vt:variant>
      <vt:variant>
        <vt:i4>2293768</vt:i4>
      </vt:variant>
      <vt:variant>
        <vt:i4>62</vt:i4>
      </vt:variant>
      <vt:variant>
        <vt:i4>0</vt:i4>
      </vt:variant>
      <vt:variant>
        <vt:i4>5</vt:i4>
      </vt:variant>
      <vt:variant>
        <vt:lpwstr/>
      </vt:variant>
      <vt:variant>
        <vt:lpwstr>_Toc7979849</vt:lpwstr>
      </vt:variant>
      <vt:variant>
        <vt:i4>2293768</vt:i4>
      </vt:variant>
      <vt:variant>
        <vt:i4>56</vt:i4>
      </vt:variant>
      <vt:variant>
        <vt:i4>0</vt:i4>
      </vt:variant>
      <vt:variant>
        <vt:i4>5</vt:i4>
      </vt:variant>
      <vt:variant>
        <vt:lpwstr/>
      </vt:variant>
      <vt:variant>
        <vt:lpwstr>_Toc7979848</vt:lpwstr>
      </vt:variant>
      <vt:variant>
        <vt:i4>2293768</vt:i4>
      </vt:variant>
      <vt:variant>
        <vt:i4>50</vt:i4>
      </vt:variant>
      <vt:variant>
        <vt:i4>0</vt:i4>
      </vt:variant>
      <vt:variant>
        <vt:i4>5</vt:i4>
      </vt:variant>
      <vt:variant>
        <vt:lpwstr/>
      </vt:variant>
      <vt:variant>
        <vt:lpwstr>_Toc7979847</vt:lpwstr>
      </vt:variant>
      <vt:variant>
        <vt:i4>2293768</vt:i4>
      </vt:variant>
      <vt:variant>
        <vt:i4>44</vt:i4>
      </vt:variant>
      <vt:variant>
        <vt:i4>0</vt:i4>
      </vt:variant>
      <vt:variant>
        <vt:i4>5</vt:i4>
      </vt:variant>
      <vt:variant>
        <vt:lpwstr/>
      </vt:variant>
      <vt:variant>
        <vt:lpwstr>_Toc7979846</vt:lpwstr>
      </vt:variant>
      <vt:variant>
        <vt:i4>2293768</vt:i4>
      </vt:variant>
      <vt:variant>
        <vt:i4>38</vt:i4>
      </vt:variant>
      <vt:variant>
        <vt:i4>0</vt:i4>
      </vt:variant>
      <vt:variant>
        <vt:i4>5</vt:i4>
      </vt:variant>
      <vt:variant>
        <vt:lpwstr/>
      </vt:variant>
      <vt:variant>
        <vt:lpwstr>_Toc7979845</vt:lpwstr>
      </vt:variant>
      <vt:variant>
        <vt:i4>2293768</vt:i4>
      </vt:variant>
      <vt:variant>
        <vt:i4>32</vt:i4>
      </vt:variant>
      <vt:variant>
        <vt:i4>0</vt:i4>
      </vt:variant>
      <vt:variant>
        <vt:i4>5</vt:i4>
      </vt:variant>
      <vt:variant>
        <vt:lpwstr/>
      </vt:variant>
      <vt:variant>
        <vt:lpwstr>_Toc7979844</vt:lpwstr>
      </vt:variant>
      <vt:variant>
        <vt:i4>2293768</vt:i4>
      </vt:variant>
      <vt:variant>
        <vt:i4>26</vt:i4>
      </vt:variant>
      <vt:variant>
        <vt:i4>0</vt:i4>
      </vt:variant>
      <vt:variant>
        <vt:i4>5</vt:i4>
      </vt:variant>
      <vt:variant>
        <vt:lpwstr/>
      </vt:variant>
      <vt:variant>
        <vt:lpwstr>_Toc7979843</vt:lpwstr>
      </vt:variant>
      <vt:variant>
        <vt:i4>2293768</vt:i4>
      </vt:variant>
      <vt:variant>
        <vt:i4>20</vt:i4>
      </vt:variant>
      <vt:variant>
        <vt:i4>0</vt:i4>
      </vt:variant>
      <vt:variant>
        <vt:i4>5</vt:i4>
      </vt:variant>
      <vt:variant>
        <vt:lpwstr/>
      </vt:variant>
      <vt:variant>
        <vt:lpwstr>_Toc7979842</vt:lpwstr>
      </vt:variant>
      <vt:variant>
        <vt:i4>2293768</vt:i4>
      </vt:variant>
      <vt:variant>
        <vt:i4>14</vt:i4>
      </vt:variant>
      <vt:variant>
        <vt:i4>0</vt:i4>
      </vt:variant>
      <vt:variant>
        <vt:i4>5</vt:i4>
      </vt:variant>
      <vt:variant>
        <vt:lpwstr/>
      </vt:variant>
      <vt:variant>
        <vt:lpwstr>_Toc7979841</vt:lpwstr>
      </vt:variant>
      <vt:variant>
        <vt:i4>2293768</vt:i4>
      </vt:variant>
      <vt:variant>
        <vt:i4>8</vt:i4>
      </vt:variant>
      <vt:variant>
        <vt:i4>0</vt:i4>
      </vt:variant>
      <vt:variant>
        <vt:i4>5</vt:i4>
      </vt:variant>
      <vt:variant>
        <vt:lpwstr/>
      </vt:variant>
      <vt:variant>
        <vt:lpwstr>_Toc7979840</vt:lpwstr>
      </vt:variant>
      <vt:variant>
        <vt:i4>2359304</vt:i4>
      </vt:variant>
      <vt:variant>
        <vt:i4>2</vt:i4>
      </vt:variant>
      <vt:variant>
        <vt:i4>0</vt:i4>
      </vt:variant>
      <vt:variant>
        <vt:i4>5</vt:i4>
      </vt:variant>
      <vt:variant>
        <vt:lpwstr/>
      </vt:variant>
      <vt:variant>
        <vt:lpwstr>_Toc7979839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LeNga</dc:creator>
  <cp:keywords/>
  <dc:description/>
  <cp:lastModifiedBy>Quoc Huy Le</cp:lastModifiedBy>
  <cp:revision>39</cp:revision>
  <cp:lastPrinted>2007-10-14T16:26:00Z</cp:lastPrinted>
  <dcterms:created xsi:type="dcterms:W3CDTF">2022-11-17T06:27:00Z</dcterms:created>
  <dcterms:modified xsi:type="dcterms:W3CDTF">2023-08-17T10:44:00Z</dcterms:modified>
</cp:coreProperties>
</file>